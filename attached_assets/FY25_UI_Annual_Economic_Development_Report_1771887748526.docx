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F6A5E" w14:textId="4D8BB971" w:rsidR="00936818" w:rsidRPr="00B7200A" w:rsidRDefault="001A50E7" w:rsidP="001A50E7">
      <w:pPr>
        <w:jc w:val="center"/>
        <w:rPr>
          <w:rFonts w:cstheme="minorHAnsi"/>
          <w:b/>
          <w:sz w:val="24"/>
          <w:szCs w:val="24"/>
        </w:rPr>
      </w:pPr>
      <w:r w:rsidRPr="00B7200A">
        <w:rPr>
          <w:rFonts w:cstheme="minorHAnsi"/>
          <w:b/>
          <w:sz w:val="24"/>
          <w:szCs w:val="24"/>
        </w:rPr>
        <w:t>The University of Iowa</w:t>
      </w:r>
    </w:p>
    <w:p w14:paraId="19D06567" w14:textId="50BB63E3" w:rsidR="001A50E7" w:rsidRPr="00B7200A" w:rsidRDefault="00C51462" w:rsidP="001A50E7">
      <w:pPr>
        <w:jc w:val="center"/>
        <w:rPr>
          <w:rFonts w:cstheme="minorHAnsi"/>
          <w:b/>
          <w:sz w:val="24"/>
          <w:szCs w:val="24"/>
        </w:rPr>
      </w:pPr>
      <w:r w:rsidRPr="00B7200A">
        <w:rPr>
          <w:rFonts w:cstheme="minorHAnsi"/>
          <w:b/>
          <w:sz w:val="24"/>
          <w:szCs w:val="24"/>
        </w:rPr>
        <w:t>FY</w:t>
      </w:r>
      <w:ins w:id="0" w:author="Guzulaityte, Aria" w:date="2025-08-27T09:02:00Z" w16du:dateUtc="2025-08-27T14:02:00Z">
        <w:r w:rsidR="000430AD">
          <w:rPr>
            <w:rFonts w:cstheme="minorHAnsi"/>
            <w:b/>
            <w:sz w:val="24"/>
            <w:szCs w:val="24"/>
          </w:rPr>
          <w:t>25</w:t>
        </w:r>
      </w:ins>
      <w:del w:id="1" w:author="Guzulaityte, Aria" w:date="2025-08-27T09:02:00Z" w16du:dateUtc="2025-08-27T14:02:00Z">
        <w:r w:rsidDel="000430AD">
          <w:rPr>
            <w:rFonts w:cstheme="minorHAnsi"/>
            <w:b/>
            <w:sz w:val="24"/>
            <w:szCs w:val="24"/>
          </w:rPr>
          <w:delText>24</w:delText>
        </w:r>
      </w:del>
      <w:r w:rsidRPr="00B7200A">
        <w:rPr>
          <w:rFonts w:cstheme="minorHAnsi"/>
          <w:b/>
          <w:sz w:val="24"/>
          <w:szCs w:val="24"/>
        </w:rPr>
        <w:t xml:space="preserve"> </w:t>
      </w:r>
      <w:r w:rsidR="001A50E7" w:rsidRPr="00B7200A">
        <w:rPr>
          <w:rFonts w:cstheme="minorHAnsi"/>
          <w:b/>
          <w:sz w:val="24"/>
          <w:szCs w:val="24"/>
        </w:rPr>
        <w:t>Annual Economic Development Report</w:t>
      </w:r>
    </w:p>
    <w:p w14:paraId="1D3357E4" w14:textId="1CA57DC9" w:rsidR="00656A29" w:rsidRDefault="00A30169" w:rsidP="13DBB0D6">
      <w:pPr>
        <w:spacing w:after="0" w:line="240" w:lineRule="auto"/>
        <w:rPr>
          <w:sz w:val="24"/>
          <w:szCs w:val="24"/>
        </w:rPr>
      </w:pPr>
      <w:r w:rsidRPr="3AB77B79">
        <w:rPr>
          <w:sz w:val="24"/>
          <w:szCs w:val="24"/>
        </w:rPr>
        <w:t xml:space="preserve">Ranked as a </w:t>
      </w:r>
      <w:proofErr w:type="gramStart"/>
      <w:r w:rsidRPr="3AB77B79">
        <w:rPr>
          <w:sz w:val="24"/>
          <w:szCs w:val="24"/>
        </w:rPr>
        <w:t>top-200</w:t>
      </w:r>
      <w:proofErr w:type="gramEnd"/>
      <w:r w:rsidRPr="3AB77B79">
        <w:rPr>
          <w:sz w:val="24"/>
          <w:szCs w:val="24"/>
        </w:rPr>
        <w:t xml:space="preserve"> </w:t>
      </w:r>
      <w:r w:rsidR="007201AA" w:rsidRPr="3AB77B79">
        <w:rPr>
          <w:sz w:val="24"/>
          <w:szCs w:val="24"/>
        </w:rPr>
        <w:t>“best global universities” and #</w:t>
      </w:r>
      <w:r w:rsidR="00F56D0D" w:rsidRPr="3AB77B79">
        <w:rPr>
          <w:sz w:val="24"/>
          <w:szCs w:val="24"/>
        </w:rPr>
        <w:t>4</w:t>
      </w:r>
      <w:r w:rsidR="41643E3B" w:rsidRPr="3AB77B79">
        <w:rPr>
          <w:sz w:val="24"/>
          <w:szCs w:val="24"/>
        </w:rPr>
        <w:t>6</w:t>
      </w:r>
      <w:r w:rsidR="007201AA" w:rsidRPr="3AB77B79">
        <w:rPr>
          <w:sz w:val="24"/>
          <w:szCs w:val="24"/>
        </w:rPr>
        <w:t xml:space="preserve"> “best public university</w:t>
      </w:r>
      <w:r w:rsidR="00FF62CC" w:rsidRPr="3AB77B79">
        <w:rPr>
          <w:sz w:val="24"/>
          <w:szCs w:val="24"/>
        </w:rPr>
        <w:t>” accompanied by 3</w:t>
      </w:r>
      <w:r w:rsidR="645B6C07" w:rsidRPr="3AB77B79">
        <w:rPr>
          <w:sz w:val="24"/>
          <w:szCs w:val="24"/>
        </w:rPr>
        <w:t>5</w:t>
      </w:r>
      <w:r w:rsidR="00FF62CC" w:rsidRPr="3AB77B79">
        <w:rPr>
          <w:sz w:val="24"/>
          <w:szCs w:val="24"/>
        </w:rPr>
        <w:t xml:space="preserve"> consecutive years with one of the nation’s “best academic hospitals”</w:t>
      </w:r>
      <w:r w:rsidR="3ECB9FB4" w:rsidRPr="3AB77B79">
        <w:rPr>
          <w:sz w:val="24"/>
          <w:szCs w:val="24"/>
        </w:rPr>
        <w:t xml:space="preserve"> including three </w:t>
      </w:r>
      <w:r w:rsidR="00250130" w:rsidRPr="3AB77B79">
        <w:rPr>
          <w:sz w:val="24"/>
          <w:szCs w:val="24"/>
        </w:rPr>
        <w:t>disciplines</w:t>
      </w:r>
      <w:r w:rsidR="3ECB9FB4" w:rsidRPr="3AB77B79">
        <w:rPr>
          <w:sz w:val="24"/>
          <w:szCs w:val="24"/>
        </w:rPr>
        <w:t xml:space="preserve"> ranked in the nation’s top </w:t>
      </w:r>
      <w:r w:rsidR="00250130" w:rsidRPr="3AB77B79">
        <w:rPr>
          <w:sz w:val="24"/>
          <w:szCs w:val="24"/>
        </w:rPr>
        <w:t>50, the</w:t>
      </w:r>
      <w:r w:rsidR="003A6047" w:rsidRPr="3AB77B79">
        <w:rPr>
          <w:sz w:val="24"/>
          <w:szCs w:val="24"/>
        </w:rPr>
        <w:t xml:space="preserve"> University of Iowa</w:t>
      </w:r>
      <w:r w:rsidR="008D1F82" w:rsidRPr="3AB77B79">
        <w:rPr>
          <w:sz w:val="24"/>
          <w:szCs w:val="24"/>
        </w:rPr>
        <w:t xml:space="preserve"> </w:t>
      </w:r>
      <w:r w:rsidR="00FD7ACF" w:rsidRPr="3AB77B79">
        <w:rPr>
          <w:sz w:val="24"/>
          <w:szCs w:val="24"/>
        </w:rPr>
        <w:t xml:space="preserve">stresses </w:t>
      </w:r>
      <w:r w:rsidR="00775528" w:rsidRPr="3AB77B79">
        <w:rPr>
          <w:sz w:val="24"/>
          <w:szCs w:val="24"/>
        </w:rPr>
        <w:t>bringing “learning and discovery into the service of the people of the state of Iowa, the nation and the world” as a central mission. Translation of research and knowledge generated by Uni</w:t>
      </w:r>
      <w:r w:rsidR="0077512E" w:rsidRPr="3AB77B79">
        <w:rPr>
          <w:sz w:val="24"/>
          <w:szCs w:val="24"/>
        </w:rPr>
        <w:t>versity</w:t>
      </w:r>
      <w:r w:rsidR="00A516DB" w:rsidRPr="3AB77B79">
        <w:rPr>
          <w:sz w:val="24"/>
          <w:szCs w:val="24"/>
        </w:rPr>
        <w:t xml:space="preserve"> of Iowa</w:t>
      </w:r>
      <w:r w:rsidR="0077512E" w:rsidRPr="3AB77B79">
        <w:rPr>
          <w:sz w:val="24"/>
          <w:szCs w:val="24"/>
        </w:rPr>
        <w:t xml:space="preserve"> faculty, staff and students is a central means through which</w:t>
      </w:r>
      <w:r w:rsidR="00DF12A3" w:rsidRPr="3AB77B79">
        <w:rPr>
          <w:sz w:val="24"/>
          <w:szCs w:val="24"/>
        </w:rPr>
        <w:t xml:space="preserve"> this mission is accomplished.</w:t>
      </w:r>
      <w:r w:rsidR="00FC33AA" w:rsidRPr="3AB77B79">
        <w:rPr>
          <w:sz w:val="24"/>
          <w:szCs w:val="24"/>
        </w:rPr>
        <w:t xml:space="preserve"> Th</w:t>
      </w:r>
      <w:r w:rsidR="0003189C" w:rsidRPr="3AB77B79">
        <w:rPr>
          <w:sz w:val="24"/>
          <w:szCs w:val="24"/>
        </w:rPr>
        <w:t>ose</w:t>
      </w:r>
      <w:r w:rsidR="00FC33AA" w:rsidRPr="3AB77B79">
        <w:rPr>
          <w:sz w:val="24"/>
          <w:szCs w:val="24"/>
        </w:rPr>
        <w:t xml:space="preserve"> </w:t>
      </w:r>
      <w:r w:rsidR="00DF12A3" w:rsidRPr="3AB77B79">
        <w:rPr>
          <w:sz w:val="24"/>
          <w:szCs w:val="24"/>
        </w:rPr>
        <w:t xml:space="preserve">actions </w:t>
      </w:r>
      <w:r w:rsidR="00FC33AA" w:rsidRPr="3AB77B79">
        <w:rPr>
          <w:sz w:val="24"/>
          <w:szCs w:val="24"/>
        </w:rPr>
        <w:t xml:space="preserve">subsequently </w:t>
      </w:r>
      <w:r w:rsidR="2DA6234F" w:rsidRPr="3AB77B79">
        <w:rPr>
          <w:sz w:val="24"/>
          <w:szCs w:val="24"/>
        </w:rPr>
        <w:t>produce</w:t>
      </w:r>
      <w:r w:rsidR="00750D21" w:rsidRPr="3AB77B79">
        <w:rPr>
          <w:sz w:val="24"/>
          <w:szCs w:val="24"/>
        </w:rPr>
        <w:t xml:space="preserve"> </w:t>
      </w:r>
      <w:r w:rsidR="2DE2F68E" w:rsidRPr="3AB77B79">
        <w:rPr>
          <w:sz w:val="24"/>
          <w:szCs w:val="24"/>
        </w:rPr>
        <w:t>a positive</w:t>
      </w:r>
      <w:r w:rsidR="003A6047" w:rsidRPr="3AB77B79">
        <w:rPr>
          <w:sz w:val="24"/>
          <w:szCs w:val="24"/>
        </w:rPr>
        <w:t xml:space="preserve"> impact </w:t>
      </w:r>
      <w:r w:rsidR="00750D21" w:rsidRPr="3AB77B79">
        <w:rPr>
          <w:sz w:val="24"/>
          <w:szCs w:val="24"/>
        </w:rPr>
        <w:t>on</w:t>
      </w:r>
      <w:r w:rsidR="003A6047" w:rsidRPr="3AB77B79">
        <w:rPr>
          <w:sz w:val="24"/>
          <w:szCs w:val="24"/>
        </w:rPr>
        <w:t xml:space="preserve"> the economy of Iowa</w:t>
      </w:r>
      <w:r w:rsidR="00750D21" w:rsidRPr="3AB77B79">
        <w:rPr>
          <w:sz w:val="24"/>
          <w:szCs w:val="24"/>
        </w:rPr>
        <w:t>.</w:t>
      </w:r>
      <w:r w:rsidR="003A6047" w:rsidRPr="3AB77B79">
        <w:rPr>
          <w:sz w:val="24"/>
          <w:szCs w:val="24"/>
        </w:rPr>
        <w:t xml:space="preserve"> </w:t>
      </w:r>
      <w:r w:rsidR="003655D1" w:rsidRPr="3AB77B79">
        <w:rPr>
          <w:sz w:val="24"/>
          <w:szCs w:val="24"/>
        </w:rPr>
        <w:t>The</w:t>
      </w:r>
      <w:r w:rsidR="003A6047" w:rsidRPr="3AB77B79">
        <w:rPr>
          <w:sz w:val="24"/>
          <w:szCs w:val="24"/>
        </w:rPr>
        <w:t xml:space="preserve"> </w:t>
      </w:r>
      <w:r w:rsidR="00DF12A3" w:rsidRPr="3AB77B79">
        <w:rPr>
          <w:sz w:val="24"/>
          <w:szCs w:val="24"/>
        </w:rPr>
        <w:t xml:space="preserve">University’s </w:t>
      </w:r>
      <w:r w:rsidR="00270BB7" w:rsidRPr="3AB77B79">
        <w:rPr>
          <w:sz w:val="24"/>
          <w:szCs w:val="24"/>
        </w:rPr>
        <w:t xml:space="preserve">2022-2027 </w:t>
      </w:r>
      <w:r w:rsidR="003A6047" w:rsidRPr="3AB77B79">
        <w:rPr>
          <w:sz w:val="24"/>
          <w:szCs w:val="24"/>
        </w:rPr>
        <w:t>strategic plan</w:t>
      </w:r>
      <w:r w:rsidR="00D243D4" w:rsidRPr="3AB77B79">
        <w:rPr>
          <w:sz w:val="24"/>
          <w:szCs w:val="24"/>
        </w:rPr>
        <w:t xml:space="preserve"> calls to “</w:t>
      </w:r>
      <w:r w:rsidR="0010531E" w:rsidRPr="3AB77B79">
        <w:rPr>
          <w:sz w:val="24"/>
          <w:szCs w:val="24"/>
        </w:rPr>
        <w:t>Accelerate entrepreneurship and support broader economic development through innovative engagement and partnerships with industry and community organizations</w:t>
      </w:r>
      <w:r w:rsidR="00332AF4" w:rsidRPr="3AB77B79">
        <w:rPr>
          <w:sz w:val="24"/>
          <w:szCs w:val="24"/>
        </w:rPr>
        <w:t>.</w:t>
      </w:r>
      <w:r w:rsidR="00D243D4" w:rsidRPr="3AB77B79">
        <w:rPr>
          <w:sz w:val="24"/>
          <w:szCs w:val="24"/>
        </w:rPr>
        <w:t>”</w:t>
      </w:r>
      <w:r w:rsidR="008A743F" w:rsidRPr="3AB77B79">
        <w:rPr>
          <w:sz w:val="24"/>
          <w:szCs w:val="24"/>
        </w:rPr>
        <w:t xml:space="preserve"> </w:t>
      </w:r>
      <w:r w:rsidR="00656A29" w:rsidRPr="3AB77B79">
        <w:rPr>
          <w:sz w:val="24"/>
          <w:szCs w:val="24"/>
        </w:rPr>
        <w:t xml:space="preserve">This strategy </w:t>
      </w:r>
      <w:r w:rsidR="0020761D" w:rsidRPr="3AB77B79">
        <w:rPr>
          <w:sz w:val="24"/>
          <w:szCs w:val="24"/>
        </w:rPr>
        <w:t>is</w:t>
      </w:r>
      <w:r w:rsidR="00656A29" w:rsidRPr="3AB77B79">
        <w:rPr>
          <w:sz w:val="24"/>
          <w:szCs w:val="24"/>
        </w:rPr>
        <w:t xml:space="preserve"> </w:t>
      </w:r>
      <w:r w:rsidR="009C0BF4" w:rsidRPr="3AB77B79">
        <w:rPr>
          <w:sz w:val="24"/>
          <w:szCs w:val="24"/>
        </w:rPr>
        <w:t xml:space="preserve">implemented </w:t>
      </w:r>
      <w:r w:rsidR="0020761D" w:rsidRPr="3AB77B79">
        <w:rPr>
          <w:sz w:val="24"/>
          <w:szCs w:val="24"/>
        </w:rPr>
        <w:t>by</w:t>
      </w:r>
      <w:r w:rsidR="009C0BF4" w:rsidRPr="3AB77B79">
        <w:rPr>
          <w:sz w:val="24"/>
          <w:szCs w:val="24"/>
        </w:rPr>
        <w:t>:</w:t>
      </w:r>
    </w:p>
    <w:p w14:paraId="5BA99414" w14:textId="77777777" w:rsidR="00FF5E1C" w:rsidRPr="00B7200A" w:rsidRDefault="00FF5E1C" w:rsidP="00FF5E1C">
      <w:pPr>
        <w:spacing w:after="0" w:line="240" w:lineRule="auto"/>
        <w:rPr>
          <w:rFonts w:cstheme="minorHAnsi"/>
          <w:sz w:val="24"/>
          <w:szCs w:val="24"/>
        </w:rPr>
      </w:pPr>
    </w:p>
    <w:p w14:paraId="55BF7B8D" w14:textId="2217C550" w:rsidR="00656A29" w:rsidRPr="00B7200A" w:rsidRDefault="00397DCD" w:rsidP="00FF5E1C">
      <w:pPr>
        <w:pStyle w:val="ListParagraph"/>
        <w:numPr>
          <w:ilvl w:val="0"/>
          <w:numId w:val="19"/>
        </w:numPr>
        <w:spacing w:after="0" w:line="240" w:lineRule="auto"/>
        <w:rPr>
          <w:rFonts w:cstheme="minorHAnsi"/>
          <w:sz w:val="24"/>
          <w:szCs w:val="24"/>
        </w:rPr>
      </w:pPr>
      <w:r w:rsidRPr="00B7200A">
        <w:rPr>
          <w:rFonts w:cstheme="minorHAnsi"/>
          <w:sz w:val="24"/>
          <w:szCs w:val="24"/>
        </w:rPr>
        <w:t>Creating</w:t>
      </w:r>
      <w:r w:rsidR="00656A29" w:rsidRPr="00B7200A">
        <w:rPr>
          <w:rFonts w:cstheme="minorHAnsi"/>
          <w:sz w:val="24"/>
          <w:szCs w:val="24"/>
        </w:rPr>
        <w:t xml:space="preserve"> increased opportunities for entrepreneurial education, new venture creation, technology transfer, </w:t>
      </w:r>
      <w:r w:rsidRPr="00B7200A">
        <w:rPr>
          <w:rFonts w:cstheme="minorHAnsi"/>
          <w:sz w:val="24"/>
          <w:szCs w:val="24"/>
        </w:rPr>
        <w:t xml:space="preserve">with a specific focus in </w:t>
      </w:r>
      <w:proofErr w:type="spellStart"/>
      <w:r w:rsidRPr="00B7200A">
        <w:rPr>
          <w:rFonts w:cstheme="minorHAnsi"/>
          <w:sz w:val="24"/>
          <w:szCs w:val="24"/>
        </w:rPr>
        <w:t>medtech</w:t>
      </w:r>
      <w:proofErr w:type="spellEnd"/>
      <w:r w:rsidRPr="00B7200A">
        <w:rPr>
          <w:rFonts w:cstheme="minorHAnsi"/>
          <w:sz w:val="24"/>
          <w:szCs w:val="24"/>
        </w:rPr>
        <w:t xml:space="preserve"> </w:t>
      </w:r>
      <w:r w:rsidR="00656A29" w:rsidRPr="00B7200A">
        <w:rPr>
          <w:rFonts w:cstheme="minorHAnsi"/>
          <w:sz w:val="24"/>
          <w:szCs w:val="24"/>
        </w:rPr>
        <w:t xml:space="preserve">innovation, and </w:t>
      </w:r>
    </w:p>
    <w:p w14:paraId="2DF3B321" w14:textId="0C3547F3" w:rsidR="00656A29" w:rsidRPr="00B7200A" w:rsidRDefault="00656A29" w:rsidP="3AB77B79">
      <w:pPr>
        <w:pStyle w:val="ListParagraph"/>
        <w:numPr>
          <w:ilvl w:val="0"/>
          <w:numId w:val="19"/>
        </w:numPr>
        <w:spacing w:after="0" w:line="240" w:lineRule="auto"/>
        <w:rPr>
          <w:sz w:val="24"/>
          <w:szCs w:val="24"/>
        </w:rPr>
      </w:pPr>
      <w:r w:rsidRPr="3AB77B79">
        <w:rPr>
          <w:sz w:val="24"/>
          <w:szCs w:val="24"/>
        </w:rPr>
        <w:t xml:space="preserve">Connecting faculty, staff, and students to organizations </w:t>
      </w:r>
      <w:r w:rsidR="00397DCD" w:rsidRPr="3AB77B79">
        <w:rPr>
          <w:sz w:val="24"/>
          <w:szCs w:val="24"/>
        </w:rPr>
        <w:t xml:space="preserve">and subject matter experts </w:t>
      </w:r>
      <w:r w:rsidRPr="3AB77B79">
        <w:rPr>
          <w:sz w:val="24"/>
          <w:szCs w:val="24"/>
        </w:rPr>
        <w:t xml:space="preserve">to solve </w:t>
      </w:r>
      <w:r w:rsidR="00397DCD" w:rsidRPr="3AB77B79">
        <w:rPr>
          <w:sz w:val="24"/>
          <w:szCs w:val="24"/>
        </w:rPr>
        <w:t xml:space="preserve">unmet needs in </w:t>
      </w:r>
      <w:r w:rsidRPr="3AB77B79">
        <w:rPr>
          <w:sz w:val="24"/>
          <w:szCs w:val="24"/>
        </w:rPr>
        <w:t xml:space="preserve">social, </w:t>
      </w:r>
      <w:r w:rsidR="00397DCD" w:rsidRPr="3AB77B79">
        <w:rPr>
          <w:sz w:val="24"/>
          <w:szCs w:val="24"/>
        </w:rPr>
        <w:t xml:space="preserve">health, </w:t>
      </w:r>
      <w:r w:rsidRPr="3AB77B79">
        <w:rPr>
          <w:sz w:val="24"/>
          <w:szCs w:val="24"/>
        </w:rPr>
        <w:t>technical, and business</w:t>
      </w:r>
      <w:r w:rsidR="5C8F48D2" w:rsidRPr="3AB77B79">
        <w:rPr>
          <w:sz w:val="24"/>
          <w:szCs w:val="24"/>
        </w:rPr>
        <w:t>.</w:t>
      </w:r>
    </w:p>
    <w:p w14:paraId="006BDD05" w14:textId="77777777" w:rsidR="00FF5E1C" w:rsidRDefault="00FF5E1C" w:rsidP="00FF5E1C">
      <w:pPr>
        <w:spacing w:after="0" w:line="240" w:lineRule="auto"/>
        <w:rPr>
          <w:rFonts w:cstheme="minorHAnsi"/>
          <w:sz w:val="24"/>
          <w:szCs w:val="24"/>
        </w:rPr>
      </w:pPr>
    </w:p>
    <w:p w14:paraId="792BC9D5" w14:textId="24FF8C92" w:rsidR="00ED42A4" w:rsidRDefault="00ED42A4" w:rsidP="00FF5E1C">
      <w:pPr>
        <w:spacing w:after="0" w:line="240" w:lineRule="auto"/>
        <w:rPr>
          <w:rFonts w:cstheme="minorHAnsi"/>
          <w:sz w:val="24"/>
          <w:szCs w:val="24"/>
        </w:rPr>
      </w:pPr>
      <w:r w:rsidRPr="00B7200A">
        <w:rPr>
          <w:rFonts w:cstheme="minorHAnsi"/>
          <w:sz w:val="24"/>
          <w:szCs w:val="24"/>
        </w:rPr>
        <w:t xml:space="preserve">A robust </w:t>
      </w:r>
      <w:r w:rsidR="00332AF4">
        <w:rPr>
          <w:rFonts w:cstheme="minorHAnsi"/>
          <w:sz w:val="24"/>
          <w:szCs w:val="24"/>
        </w:rPr>
        <w:t>strategy</w:t>
      </w:r>
      <w:r w:rsidRPr="00B7200A">
        <w:rPr>
          <w:rFonts w:cstheme="minorHAnsi"/>
          <w:sz w:val="24"/>
          <w:szCs w:val="24"/>
        </w:rPr>
        <w:t xml:space="preserve"> incenting economic development, on a campus like the University of Iowa, is key to </w:t>
      </w:r>
      <w:r w:rsidR="00332AF4">
        <w:rPr>
          <w:rFonts w:cstheme="minorHAnsi"/>
          <w:sz w:val="24"/>
          <w:szCs w:val="24"/>
        </w:rPr>
        <w:t>transforming ideas in</w:t>
      </w:r>
      <w:r w:rsidRPr="00B7200A">
        <w:rPr>
          <w:rFonts w:cstheme="minorHAnsi"/>
          <w:sz w:val="24"/>
          <w:szCs w:val="24"/>
        </w:rPr>
        <w:t>to</w:t>
      </w:r>
      <w:r w:rsidR="00332AF4">
        <w:rPr>
          <w:rFonts w:cstheme="minorHAnsi"/>
          <w:sz w:val="24"/>
          <w:szCs w:val="24"/>
        </w:rPr>
        <w:t xml:space="preserve"> i</w:t>
      </w:r>
      <w:r w:rsidRPr="00B7200A">
        <w:rPr>
          <w:rFonts w:cstheme="minorHAnsi"/>
          <w:sz w:val="24"/>
          <w:szCs w:val="24"/>
        </w:rPr>
        <w:t xml:space="preserve">mpact </w:t>
      </w:r>
      <w:r w:rsidR="00332AF4">
        <w:rPr>
          <w:rFonts w:cstheme="minorHAnsi"/>
          <w:sz w:val="24"/>
          <w:szCs w:val="24"/>
        </w:rPr>
        <w:t xml:space="preserve">benefiting </w:t>
      </w:r>
      <w:r w:rsidRPr="00B7200A">
        <w:rPr>
          <w:rFonts w:cstheme="minorHAnsi"/>
          <w:sz w:val="24"/>
          <w:szCs w:val="24"/>
        </w:rPr>
        <w:t>Iowans</w:t>
      </w:r>
      <w:r w:rsidR="00397DCD" w:rsidRPr="00B7200A">
        <w:rPr>
          <w:rFonts w:cstheme="minorHAnsi"/>
          <w:sz w:val="24"/>
          <w:szCs w:val="24"/>
        </w:rPr>
        <w:t xml:space="preserve"> and beyond</w:t>
      </w:r>
      <w:r w:rsidRPr="00B7200A">
        <w:rPr>
          <w:rFonts w:cstheme="minorHAnsi"/>
          <w:sz w:val="24"/>
          <w:szCs w:val="24"/>
        </w:rPr>
        <w:t>.</w:t>
      </w:r>
    </w:p>
    <w:p w14:paraId="49A6C6BE" w14:textId="77777777" w:rsidR="00FF5E1C" w:rsidRPr="00B7200A" w:rsidRDefault="00FF5E1C" w:rsidP="00FF5E1C">
      <w:pPr>
        <w:spacing w:after="0" w:line="240" w:lineRule="auto"/>
        <w:rPr>
          <w:rFonts w:cstheme="minorHAnsi"/>
          <w:sz w:val="24"/>
          <w:szCs w:val="24"/>
        </w:rPr>
      </w:pPr>
    </w:p>
    <w:p w14:paraId="130DF69A" w14:textId="4E50C42C" w:rsidR="00ED42A4" w:rsidRPr="00B7200A" w:rsidRDefault="00B74A74" w:rsidP="00FF5E1C">
      <w:pPr>
        <w:spacing w:after="0" w:line="240" w:lineRule="auto"/>
        <w:rPr>
          <w:rFonts w:cstheme="minorHAnsi"/>
          <w:sz w:val="24"/>
          <w:szCs w:val="24"/>
        </w:rPr>
      </w:pPr>
      <w:r>
        <w:rPr>
          <w:rFonts w:cstheme="minorHAnsi"/>
          <w:sz w:val="24"/>
          <w:szCs w:val="24"/>
        </w:rPr>
        <w:t>Cons</w:t>
      </w:r>
      <w:r w:rsidRPr="00B7200A">
        <w:rPr>
          <w:rFonts w:cstheme="minorHAnsi"/>
          <w:sz w:val="24"/>
          <w:szCs w:val="24"/>
        </w:rPr>
        <w:t>equently</w:t>
      </w:r>
      <w:r w:rsidR="005F5579" w:rsidRPr="00B7200A">
        <w:rPr>
          <w:rFonts w:cstheme="minorHAnsi"/>
          <w:sz w:val="24"/>
          <w:szCs w:val="24"/>
        </w:rPr>
        <w:t>, th</w:t>
      </w:r>
      <w:r w:rsidR="00ED42A4" w:rsidRPr="00B7200A">
        <w:rPr>
          <w:rFonts w:cstheme="minorHAnsi"/>
          <w:sz w:val="24"/>
          <w:szCs w:val="24"/>
        </w:rPr>
        <w:t>is</w:t>
      </w:r>
      <w:r w:rsidR="005F5579" w:rsidRPr="00B7200A">
        <w:rPr>
          <w:rFonts w:cstheme="minorHAnsi"/>
          <w:sz w:val="24"/>
          <w:szCs w:val="24"/>
        </w:rPr>
        <w:t xml:space="preserve"> report provides a description of </w:t>
      </w:r>
      <w:r w:rsidR="006C2D21" w:rsidRPr="00B7200A">
        <w:rPr>
          <w:rFonts w:cstheme="minorHAnsi"/>
          <w:sz w:val="24"/>
          <w:szCs w:val="24"/>
        </w:rPr>
        <w:t xml:space="preserve">the </w:t>
      </w:r>
      <w:r w:rsidR="00ED42A4" w:rsidRPr="00B7200A">
        <w:rPr>
          <w:rFonts w:cstheme="minorHAnsi"/>
          <w:sz w:val="24"/>
          <w:szCs w:val="24"/>
        </w:rPr>
        <w:t>UI’s</w:t>
      </w:r>
      <w:r w:rsidR="00243081" w:rsidRPr="00B7200A">
        <w:rPr>
          <w:rFonts w:cstheme="minorHAnsi"/>
          <w:sz w:val="24"/>
          <w:szCs w:val="24"/>
        </w:rPr>
        <w:t xml:space="preserve"> key initiatives in the economic development space</w:t>
      </w:r>
      <w:r w:rsidR="002D5E7B" w:rsidRPr="00B7200A">
        <w:rPr>
          <w:rFonts w:cstheme="minorHAnsi"/>
          <w:sz w:val="24"/>
          <w:szCs w:val="24"/>
        </w:rPr>
        <w:t>—</w:t>
      </w:r>
      <w:r w:rsidR="004D364F">
        <w:rPr>
          <w:rFonts w:cstheme="minorHAnsi"/>
          <w:sz w:val="24"/>
          <w:szCs w:val="24"/>
        </w:rPr>
        <w:t xml:space="preserve"> the work of the Chief Innovation Officer, who oversees </w:t>
      </w:r>
      <w:proofErr w:type="spellStart"/>
      <w:r w:rsidR="00CB082C" w:rsidRPr="00B7200A">
        <w:rPr>
          <w:rFonts w:cstheme="minorHAnsi"/>
          <w:sz w:val="24"/>
          <w:szCs w:val="24"/>
        </w:rPr>
        <w:t>Protostudios</w:t>
      </w:r>
      <w:proofErr w:type="spellEnd"/>
      <w:r w:rsidR="002D5E7B" w:rsidRPr="00B7200A">
        <w:rPr>
          <w:rFonts w:cstheme="minorHAnsi"/>
          <w:sz w:val="24"/>
          <w:szCs w:val="24"/>
        </w:rPr>
        <w:t xml:space="preserve">, </w:t>
      </w:r>
      <w:r w:rsidR="00F91712" w:rsidRPr="00B7200A">
        <w:rPr>
          <w:rFonts w:cstheme="minorHAnsi"/>
          <w:sz w:val="24"/>
          <w:szCs w:val="24"/>
        </w:rPr>
        <w:t xml:space="preserve">UI Research Park, Translational Research Incubator, UI Ventures, </w:t>
      </w:r>
      <w:r w:rsidR="004D364F">
        <w:rPr>
          <w:rFonts w:cstheme="minorHAnsi"/>
          <w:sz w:val="24"/>
          <w:szCs w:val="24"/>
        </w:rPr>
        <w:t xml:space="preserve">and </w:t>
      </w:r>
      <w:r w:rsidR="005F5579" w:rsidRPr="00B7200A">
        <w:rPr>
          <w:rFonts w:cstheme="minorHAnsi"/>
          <w:sz w:val="24"/>
          <w:szCs w:val="24"/>
        </w:rPr>
        <w:t>MADE</w:t>
      </w:r>
      <w:r w:rsidR="004D364F">
        <w:rPr>
          <w:rFonts w:cstheme="minorHAnsi"/>
          <w:sz w:val="24"/>
          <w:szCs w:val="24"/>
        </w:rPr>
        <w:t xml:space="preserve">; </w:t>
      </w:r>
      <w:r w:rsidR="004D364F" w:rsidRPr="00B7200A">
        <w:rPr>
          <w:rFonts w:cstheme="minorHAnsi"/>
          <w:sz w:val="24"/>
          <w:szCs w:val="24"/>
        </w:rPr>
        <w:t>UI Research Foundation</w:t>
      </w:r>
      <w:r w:rsidR="004D364F">
        <w:rPr>
          <w:rFonts w:cstheme="minorHAnsi"/>
          <w:sz w:val="24"/>
          <w:szCs w:val="24"/>
        </w:rPr>
        <w:t>;</w:t>
      </w:r>
      <w:r w:rsidR="004D364F" w:rsidRPr="00B7200A">
        <w:rPr>
          <w:rFonts w:cstheme="minorHAnsi"/>
          <w:sz w:val="24"/>
          <w:szCs w:val="24"/>
        </w:rPr>
        <w:t xml:space="preserve"> </w:t>
      </w:r>
      <w:r w:rsidR="00F91712" w:rsidRPr="00B7200A">
        <w:rPr>
          <w:rFonts w:cstheme="minorHAnsi"/>
          <w:sz w:val="24"/>
          <w:szCs w:val="24"/>
        </w:rPr>
        <w:t>John Pappajohn Entrepreneurial Center</w:t>
      </w:r>
      <w:r w:rsidR="000F3012">
        <w:rPr>
          <w:rFonts w:cstheme="minorHAnsi"/>
          <w:sz w:val="24"/>
          <w:szCs w:val="24"/>
        </w:rPr>
        <w:t xml:space="preserve"> (JPEC</w:t>
      </w:r>
      <w:r w:rsidR="004D364F">
        <w:rPr>
          <w:rFonts w:cstheme="minorHAnsi"/>
          <w:sz w:val="24"/>
          <w:szCs w:val="24"/>
        </w:rPr>
        <w:t xml:space="preserve">); </w:t>
      </w:r>
      <w:r w:rsidR="000F3012">
        <w:rPr>
          <w:rFonts w:cstheme="minorHAnsi"/>
          <w:sz w:val="24"/>
          <w:szCs w:val="24"/>
        </w:rPr>
        <w:t xml:space="preserve">UI Pharmaceuticals, and </w:t>
      </w:r>
      <w:r w:rsidR="004D364F">
        <w:rPr>
          <w:rFonts w:cstheme="minorHAnsi"/>
          <w:sz w:val="24"/>
          <w:szCs w:val="24"/>
        </w:rPr>
        <w:t xml:space="preserve">other </w:t>
      </w:r>
      <w:r w:rsidR="000F3012">
        <w:rPr>
          <w:rFonts w:cstheme="minorHAnsi"/>
          <w:sz w:val="24"/>
          <w:szCs w:val="24"/>
        </w:rPr>
        <w:t>activities</w:t>
      </w:r>
      <w:r w:rsidR="005F5579" w:rsidRPr="00B7200A">
        <w:rPr>
          <w:rFonts w:cstheme="minorHAnsi"/>
          <w:sz w:val="24"/>
          <w:szCs w:val="24"/>
        </w:rPr>
        <w:t>.</w:t>
      </w:r>
    </w:p>
    <w:p w14:paraId="36C53822" w14:textId="57594932" w:rsidR="00C440A7" w:rsidRPr="00B7200A" w:rsidRDefault="00C440A7" w:rsidP="00FF5E1C">
      <w:pPr>
        <w:pStyle w:val="ListParagraph"/>
        <w:spacing w:line="240" w:lineRule="auto"/>
        <w:ind w:left="0"/>
        <w:rPr>
          <w:rFonts w:cstheme="minorHAnsi"/>
          <w:b/>
          <w:sz w:val="24"/>
          <w:szCs w:val="24"/>
        </w:rPr>
      </w:pPr>
    </w:p>
    <w:p w14:paraId="1759F0F0" w14:textId="77777777" w:rsidR="00381489" w:rsidRPr="00B7200A" w:rsidRDefault="00381489" w:rsidP="00FF5E1C">
      <w:pPr>
        <w:pStyle w:val="ListParagraph"/>
        <w:spacing w:line="240" w:lineRule="auto"/>
        <w:ind w:left="0"/>
        <w:rPr>
          <w:rFonts w:cstheme="minorHAnsi"/>
          <w:b/>
          <w:sz w:val="24"/>
          <w:szCs w:val="24"/>
        </w:rPr>
      </w:pPr>
    </w:p>
    <w:p w14:paraId="14969948" w14:textId="38EA66E0" w:rsidR="000470DF" w:rsidRPr="00B7200A" w:rsidRDefault="00B7200A" w:rsidP="00FF5E1C">
      <w:pPr>
        <w:pStyle w:val="ListParagraph"/>
        <w:spacing w:line="240" w:lineRule="auto"/>
        <w:ind w:left="0"/>
        <w:rPr>
          <w:rFonts w:cstheme="minorHAnsi"/>
          <w:b/>
          <w:sz w:val="24"/>
          <w:szCs w:val="24"/>
        </w:rPr>
      </w:pPr>
      <w:r w:rsidRPr="00B7200A">
        <w:rPr>
          <w:rFonts w:cstheme="minorHAnsi"/>
          <w:b/>
          <w:sz w:val="24"/>
          <w:szCs w:val="24"/>
        </w:rPr>
        <w:t xml:space="preserve">I.  </w:t>
      </w:r>
      <w:r w:rsidR="00C440A7" w:rsidRPr="00B7200A">
        <w:rPr>
          <w:rFonts w:cstheme="minorHAnsi"/>
          <w:b/>
          <w:sz w:val="24"/>
          <w:szCs w:val="24"/>
        </w:rPr>
        <w:t>Organizing to Support</w:t>
      </w:r>
      <w:r w:rsidR="00ED42A4" w:rsidRPr="00B7200A">
        <w:rPr>
          <w:rFonts w:cstheme="minorHAnsi"/>
          <w:b/>
          <w:sz w:val="24"/>
          <w:szCs w:val="24"/>
        </w:rPr>
        <w:t xml:space="preserve"> Economic Development </w:t>
      </w:r>
    </w:p>
    <w:p w14:paraId="708316E6" w14:textId="77777777" w:rsidR="000470DF" w:rsidRPr="00B7200A" w:rsidRDefault="000470DF" w:rsidP="00FF5E1C">
      <w:pPr>
        <w:pStyle w:val="ListParagraph"/>
        <w:spacing w:line="240" w:lineRule="auto"/>
        <w:ind w:left="0"/>
        <w:rPr>
          <w:rFonts w:cstheme="minorHAnsi"/>
          <w:sz w:val="24"/>
          <w:szCs w:val="24"/>
        </w:rPr>
      </w:pPr>
    </w:p>
    <w:p w14:paraId="70127B26" w14:textId="1C5E3B73" w:rsidR="000470DF" w:rsidRPr="00B7200A" w:rsidRDefault="00031FB8" w:rsidP="00FF5E1C">
      <w:pPr>
        <w:pStyle w:val="ListParagraph"/>
        <w:spacing w:line="240" w:lineRule="auto"/>
        <w:ind w:left="0"/>
        <w:rPr>
          <w:rFonts w:cstheme="minorHAnsi"/>
          <w:sz w:val="24"/>
          <w:szCs w:val="24"/>
        </w:rPr>
      </w:pPr>
      <w:r w:rsidRPr="00B7200A">
        <w:rPr>
          <w:rFonts w:cstheme="minorHAnsi"/>
          <w:sz w:val="24"/>
          <w:szCs w:val="24"/>
        </w:rPr>
        <w:t>The Chief Innovation Office</w:t>
      </w:r>
      <w:r w:rsidR="009F19BA">
        <w:rPr>
          <w:rFonts w:cstheme="minorHAnsi"/>
          <w:sz w:val="24"/>
          <w:szCs w:val="24"/>
        </w:rPr>
        <w:t>r</w:t>
      </w:r>
      <w:r w:rsidRPr="00B7200A">
        <w:rPr>
          <w:rFonts w:cstheme="minorHAnsi"/>
          <w:sz w:val="24"/>
          <w:szCs w:val="24"/>
        </w:rPr>
        <w:t xml:space="preserve">, who reports to the Vice President for External Relations with a dotted-line report to the </w:t>
      </w:r>
      <w:r w:rsidR="007E3C22">
        <w:rPr>
          <w:rFonts w:cstheme="minorHAnsi"/>
          <w:sz w:val="24"/>
          <w:szCs w:val="24"/>
        </w:rPr>
        <w:t xml:space="preserve">University </w:t>
      </w:r>
      <w:r w:rsidRPr="00B7200A">
        <w:rPr>
          <w:rFonts w:cstheme="minorHAnsi"/>
          <w:sz w:val="24"/>
          <w:szCs w:val="24"/>
        </w:rPr>
        <w:t>President,</w:t>
      </w:r>
      <w:r w:rsidR="000470DF" w:rsidRPr="00B7200A">
        <w:rPr>
          <w:rFonts w:cstheme="minorHAnsi"/>
          <w:sz w:val="24"/>
          <w:szCs w:val="24"/>
        </w:rPr>
        <w:t xml:space="preserve"> </w:t>
      </w:r>
      <w:r w:rsidRPr="00B7200A">
        <w:rPr>
          <w:rFonts w:cstheme="minorHAnsi"/>
          <w:sz w:val="24"/>
          <w:szCs w:val="24"/>
        </w:rPr>
        <w:t xml:space="preserve">oversees and coordinates the economic development activities </w:t>
      </w:r>
      <w:r w:rsidR="00332AF4">
        <w:rPr>
          <w:rFonts w:cstheme="minorHAnsi"/>
          <w:sz w:val="24"/>
          <w:szCs w:val="24"/>
        </w:rPr>
        <w:t xml:space="preserve">for faculty, staff and graduate students </w:t>
      </w:r>
      <w:r w:rsidR="00F9607F" w:rsidRPr="00B7200A">
        <w:rPr>
          <w:rFonts w:cstheme="minorHAnsi"/>
          <w:sz w:val="24"/>
          <w:szCs w:val="24"/>
        </w:rPr>
        <w:t>at</w:t>
      </w:r>
      <w:r w:rsidRPr="00B7200A">
        <w:rPr>
          <w:rFonts w:cstheme="minorHAnsi"/>
          <w:sz w:val="24"/>
          <w:szCs w:val="24"/>
        </w:rPr>
        <w:t xml:space="preserve"> the </w:t>
      </w:r>
      <w:r w:rsidR="00FA53D4" w:rsidRPr="00B7200A">
        <w:rPr>
          <w:rFonts w:cstheme="minorHAnsi"/>
          <w:sz w:val="24"/>
          <w:szCs w:val="24"/>
        </w:rPr>
        <w:t>University of Iowa</w:t>
      </w:r>
      <w:r w:rsidR="00ED42A4" w:rsidRPr="00B7200A">
        <w:rPr>
          <w:rFonts w:cstheme="minorHAnsi"/>
          <w:sz w:val="24"/>
          <w:szCs w:val="24"/>
        </w:rPr>
        <w:t xml:space="preserve">. </w:t>
      </w:r>
      <w:r w:rsidR="0003189C">
        <w:rPr>
          <w:rFonts w:cstheme="minorHAnsi"/>
          <w:sz w:val="24"/>
          <w:szCs w:val="24"/>
        </w:rPr>
        <w:t>T</w:t>
      </w:r>
      <w:r w:rsidR="00F9607F">
        <w:rPr>
          <w:rFonts w:cstheme="minorHAnsi"/>
          <w:sz w:val="24"/>
          <w:szCs w:val="24"/>
        </w:rPr>
        <w:t>he</w:t>
      </w:r>
      <w:r w:rsidR="009E7CC5" w:rsidRPr="00B7200A">
        <w:rPr>
          <w:rFonts w:cstheme="minorHAnsi"/>
          <w:sz w:val="24"/>
          <w:szCs w:val="24"/>
        </w:rPr>
        <w:t xml:space="preserve"> Chief </w:t>
      </w:r>
      <w:r w:rsidR="00FA53D4" w:rsidRPr="00B7200A">
        <w:rPr>
          <w:rFonts w:cstheme="minorHAnsi"/>
          <w:sz w:val="24"/>
          <w:szCs w:val="24"/>
        </w:rPr>
        <w:t>Innovation</w:t>
      </w:r>
      <w:r w:rsidR="009E7CC5" w:rsidRPr="00B7200A">
        <w:rPr>
          <w:rFonts w:cstheme="minorHAnsi"/>
          <w:sz w:val="24"/>
          <w:szCs w:val="24"/>
        </w:rPr>
        <w:t xml:space="preserve"> Officer</w:t>
      </w:r>
      <w:r w:rsidR="00F9607F">
        <w:rPr>
          <w:rFonts w:cstheme="minorHAnsi"/>
          <w:sz w:val="24"/>
          <w:szCs w:val="24"/>
        </w:rPr>
        <w:t xml:space="preserve"> oversees</w:t>
      </w:r>
      <w:r w:rsidR="009E7CC5" w:rsidRPr="00B7200A">
        <w:rPr>
          <w:rFonts w:cstheme="minorHAnsi"/>
          <w:sz w:val="24"/>
          <w:szCs w:val="24"/>
        </w:rPr>
        <w:t xml:space="preserve">:  </w:t>
      </w:r>
      <w:proofErr w:type="spellStart"/>
      <w:r w:rsidR="009E7CC5" w:rsidRPr="00B7200A">
        <w:rPr>
          <w:rFonts w:cstheme="minorHAnsi"/>
          <w:sz w:val="24"/>
          <w:szCs w:val="24"/>
        </w:rPr>
        <w:t>Protostudios</w:t>
      </w:r>
      <w:proofErr w:type="spellEnd"/>
      <w:r w:rsidR="009E7CC5" w:rsidRPr="00B7200A">
        <w:rPr>
          <w:rFonts w:cstheme="minorHAnsi"/>
          <w:sz w:val="24"/>
          <w:szCs w:val="24"/>
        </w:rPr>
        <w:t xml:space="preserve">, UI Research Park, Translational Research Incubator, UI Ventures, and MADE. </w:t>
      </w:r>
    </w:p>
    <w:p w14:paraId="6C21C3C6" w14:textId="77777777" w:rsidR="002A6336" w:rsidRPr="00B7200A" w:rsidRDefault="002A6336" w:rsidP="00FF5E1C">
      <w:pPr>
        <w:pStyle w:val="ListParagraph"/>
        <w:spacing w:line="240" w:lineRule="auto"/>
        <w:ind w:left="0"/>
        <w:rPr>
          <w:rFonts w:cstheme="minorHAnsi"/>
          <w:sz w:val="24"/>
          <w:szCs w:val="24"/>
        </w:rPr>
      </w:pPr>
    </w:p>
    <w:p w14:paraId="78C4D133" w14:textId="0A126D0F" w:rsidR="00BF621D" w:rsidRPr="00B7200A" w:rsidRDefault="002A6336" w:rsidP="3AB77B79">
      <w:pPr>
        <w:pStyle w:val="ListParagraph"/>
        <w:spacing w:line="240" w:lineRule="auto"/>
        <w:ind w:left="0"/>
        <w:rPr>
          <w:sz w:val="24"/>
          <w:szCs w:val="24"/>
        </w:rPr>
      </w:pPr>
      <w:r w:rsidRPr="3AB77B79">
        <w:rPr>
          <w:sz w:val="24"/>
          <w:szCs w:val="24"/>
        </w:rPr>
        <w:t xml:space="preserve">In </w:t>
      </w:r>
      <w:r w:rsidR="006D5ECE" w:rsidRPr="3AB77B79">
        <w:rPr>
          <w:sz w:val="24"/>
          <w:szCs w:val="24"/>
        </w:rPr>
        <w:t>FY24</w:t>
      </w:r>
      <w:r w:rsidRPr="3AB77B79">
        <w:rPr>
          <w:sz w:val="24"/>
          <w:szCs w:val="24"/>
        </w:rPr>
        <w:t xml:space="preserve">, </w:t>
      </w:r>
      <w:r w:rsidR="00BF621D" w:rsidRPr="3AB77B79">
        <w:rPr>
          <w:sz w:val="24"/>
          <w:szCs w:val="24"/>
        </w:rPr>
        <w:t>several broad themes</w:t>
      </w:r>
      <w:r w:rsidR="00435557" w:rsidRPr="3AB77B79">
        <w:rPr>
          <w:sz w:val="24"/>
          <w:szCs w:val="24"/>
        </w:rPr>
        <w:t xml:space="preserve"> served as the central organizing principles of the </w:t>
      </w:r>
      <w:r w:rsidR="0BF8F47B" w:rsidRPr="3AB77B79">
        <w:rPr>
          <w:sz w:val="24"/>
          <w:szCs w:val="24"/>
        </w:rPr>
        <w:t>Office of Innovation</w:t>
      </w:r>
      <w:r w:rsidR="00BF621D" w:rsidRPr="3AB77B79">
        <w:rPr>
          <w:sz w:val="24"/>
          <w:szCs w:val="24"/>
        </w:rPr>
        <w:t>, including:</w:t>
      </w:r>
    </w:p>
    <w:p w14:paraId="0F1B0409" w14:textId="77777777" w:rsidR="00BF621D" w:rsidRPr="00B7200A" w:rsidRDefault="00BF621D" w:rsidP="00FF5E1C">
      <w:pPr>
        <w:pStyle w:val="ListParagraph"/>
        <w:spacing w:line="240" w:lineRule="auto"/>
        <w:ind w:left="0"/>
        <w:rPr>
          <w:rFonts w:cstheme="minorHAnsi"/>
          <w:sz w:val="24"/>
          <w:szCs w:val="24"/>
        </w:rPr>
      </w:pPr>
    </w:p>
    <w:p w14:paraId="6C0D630D" w14:textId="48EC0E2B" w:rsidR="00FA53D4" w:rsidRPr="00250130" w:rsidRDefault="006D75B7" w:rsidP="3AB77B79">
      <w:pPr>
        <w:pStyle w:val="ListParagraph"/>
        <w:spacing w:line="240" w:lineRule="auto"/>
        <w:ind w:left="0"/>
        <w:rPr>
          <w:sz w:val="24"/>
          <w:szCs w:val="24"/>
        </w:rPr>
      </w:pPr>
      <w:r w:rsidRPr="3AB77B79">
        <w:rPr>
          <w:b/>
          <w:bCs/>
          <w:i/>
          <w:iCs/>
          <w:sz w:val="24"/>
          <w:szCs w:val="24"/>
        </w:rPr>
        <w:t>Establishing the Medical Innovation Hub.</w:t>
      </w:r>
      <w:r w:rsidRPr="3AB77B79">
        <w:rPr>
          <w:sz w:val="24"/>
          <w:szCs w:val="24"/>
        </w:rPr>
        <w:t xml:space="preserve"> With the support of an $8 million grant from the Governor’s office, the Office of Innovation will open the Medical Innovation Hub</w:t>
      </w:r>
      <w:r w:rsidR="007E3C22" w:rsidRPr="3AB77B79">
        <w:rPr>
          <w:sz w:val="24"/>
          <w:szCs w:val="24"/>
        </w:rPr>
        <w:t xml:space="preserve"> l</w:t>
      </w:r>
      <w:r w:rsidR="005E566F" w:rsidRPr="3AB77B79">
        <w:rPr>
          <w:sz w:val="24"/>
          <w:szCs w:val="24"/>
        </w:rPr>
        <w:t>ocated adjacent to the UI’s Hospitals &amp; Clinics and healthcare campus</w:t>
      </w:r>
      <w:r w:rsidR="007E3C22" w:rsidRPr="3AB77B79">
        <w:rPr>
          <w:sz w:val="24"/>
          <w:szCs w:val="24"/>
        </w:rPr>
        <w:t>. T</w:t>
      </w:r>
      <w:r w:rsidR="005E566F" w:rsidRPr="3AB77B79">
        <w:rPr>
          <w:sz w:val="24"/>
          <w:szCs w:val="24"/>
        </w:rPr>
        <w:t xml:space="preserve">he Hub will become the </w:t>
      </w:r>
      <w:r w:rsidR="009719A1" w:rsidRPr="3AB77B79">
        <w:rPr>
          <w:sz w:val="24"/>
          <w:szCs w:val="24"/>
        </w:rPr>
        <w:lastRenderedPageBreak/>
        <w:t>gathering place for healthcare innovators</w:t>
      </w:r>
      <w:r w:rsidR="007E3C22" w:rsidRPr="3AB77B79">
        <w:rPr>
          <w:sz w:val="24"/>
          <w:szCs w:val="24"/>
        </w:rPr>
        <w:t xml:space="preserve"> and industry.</w:t>
      </w:r>
      <w:r w:rsidR="009719A1" w:rsidRPr="3AB77B79">
        <w:rPr>
          <w:sz w:val="24"/>
          <w:szCs w:val="24"/>
        </w:rPr>
        <w:t xml:space="preserve"> There they can access unique equipment, </w:t>
      </w:r>
      <w:r w:rsidR="007F00FB" w:rsidRPr="3AB77B79">
        <w:rPr>
          <w:sz w:val="24"/>
          <w:szCs w:val="24"/>
        </w:rPr>
        <w:t xml:space="preserve">resources and expertise while also commingling with other innovative faculty, staff and graduate students. </w:t>
      </w:r>
      <w:r w:rsidR="007E3C22" w:rsidRPr="3AB77B79">
        <w:rPr>
          <w:sz w:val="24"/>
          <w:szCs w:val="24"/>
        </w:rPr>
        <w:t>A key success factor in similar spaces elsewhere is</w:t>
      </w:r>
      <w:r w:rsidR="00FE7DE2" w:rsidRPr="3AB77B79">
        <w:rPr>
          <w:sz w:val="24"/>
          <w:szCs w:val="24"/>
        </w:rPr>
        <w:t xml:space="preserve"> </w:t>
      </w:r>
      <w:r w:rsidR="007E3C22" w:rsidRPr="3AB77B79">
        <w:rPr>
          <w:sz w:val="24"/>
          <w:szCs w:val="24"/>
        </w:rPr>
        <w:t xml:space="preserve">proximity to the “day </w:t>
      </w:r>
      <w:r w:rsidR="34A79BC5" w:rsidRPr="3AB77B79">
        <w:rPr>
          <w:sz w:val="24"/>
          <w:szCs w:val="24"/>
        </w:rPr>
        <w:t>j</w:t>
      </w:r>
      <w:r w:rsidR="007E3C22" w:rsidRPr="3AB77B79">
        <w:rPr>
          <w:sz w:val="24"/>
          <w:szCs w:val="24"/>
        </w:rPr>
        <w:t xml:space="preserve">obs” of </w:t>
      </w:r>
      <w:r w:rsidR="00FE7DE2" w:rsidRPr="3AB77B79">
        <w:rPr>
          <w:sz w:val="24"/>
          <w:szCs w:val="24"/>
        </w:rPr>
        <w:t xml:space="preserve">those </w:t>
      </w:r>
      <w:r w:rsidR="007E3C22" w:rsidRPr="3AB77B79">
        <w:rPr>
          <w:sz w:val="24"/>
          <w:szCs w:val="24"/>
        </w:rPr>
        <w:t xml:space="preserve">clinicians, </w:t>
      </w:r>
      <w:r w:rsidR="5ECA83D8" w:rsidRPr="3AB77B79">
        <w:rPr>
          <w:sz w:val="24"/>
          <w:szCs w:val="24"/>
        </w:rPr>
        <w:t>researchers,</w:t>
      </w:r>
      <w:r w:rsidR="007E3C22" w:rsidRPr="3AB77B79">
        <w:rPr>
          <w:sz w:val="24"/>
          <w:szCs w:val="24"/>
        </w:rPr>
        <w:t xml:space="preserve"> and </w:t>
      </w:r>
      <w:r w:rsidR="285A855E" w:rsidRPr="3AB77B79">
        <w:rPr>
          <w:sz w:val="24"/>
          <w:szCs w:val="24"/>
        </w:rPr>
        <w:t>graduate</w:t>
      </w:r>
      <w:r w:rsidR="007E3C22" w:rsidRPr="3AB77B79">
        <w:rPr>
          <w:sz w:val="24"/>
          <w:szCs w:val="24"/>
        </w:rPr>
        <w:t xml:space="preserve"> students</w:t>
      </w:r>
      <w:r w:rsidR="00FE7DE2" w:rsidRPr="3AB77B79">
        <w:rPr>
          <w:sz w:val="24"/>
          <w:szCs w:val="24"/>
        </w:rPr>
        <w:t xml:space="preserve"> eager to take advantage of this offering</w:t>
      </w:r>
      <w:r w:rsidR="007E3C22" w:rsidRPr="3AB77B79">
        <w:rPr>
          <w:sz w:val="24"/>
          <w:szCs w:val="24"/>
        </w:rPr>
        <w:t>. Creating an innovation Hub within the healthcare complex is a major cultural breakthrough that will reduce the bottleneck of faculty seeking start-up company wet lab space</w:t>
      </w:r>
      <w:r w:rsidR="00FE7DE2" w:rsidRPr="3AB77B79">
        <w:rPr>
          <w:sz w:val="24"/>
          <w:szCs w:val="24"/>
        </w:rPr>
        <w:t xml:space="preserve"> while propelling nascent entrepreneurs forward.</w:t>
      </w:r>
      <w:r w:rsidR="000D08EA" w:rsidRPr="3AB77B79">
        <w:rPr>
          <w:sz w:val="24"/>
          <w:szCs w:val="24"/>
        </w:rPr>
        <w:t xml:space="preserve"> </w:t>
      </w:r>
      <w:r w:rsidR="00250130" w:rsidRPr="3AB77B79">
        <w:rPr>
          <w:sz w:val="24"/>
          <w:szCs w:val="24"/>
        </w:rPr>
        <w:t>Construction on the Medical Innovation Hub is targeted to be completed in FY26 with a scheduled Grand Opening in winter/spring 2026.</w:t>
      </w:r>
    </w:p>
    <w:p w14:paraId="440DE531" w14:textId="77777777" w:rsidR="003E7E4C" w:rsidRDefault="003E7E4C" w:rsidP="00FF5E1C">
      <w:pPr>
        <w:pStyle w:val="ListParagraph"/>
        <w:spacing w:line="240" w:lineRule="auto"/>
        <w:ind w:left="0"/>
        <w:rPr>
          <w:rFonts w:cstheme="minorHAnsi"/>
          <w:bCs/>
          <w:iCs/>
          <w:sz w:val="24"/>
          <w:szCs w:val="24"/>
        </w:rPr>
      </w:pPr>
    </w:p>
    <w:p w14:paraId="567ADF46" w14:textId="158C551D" w:rsidR="003E7E4C" w:rsidRPr="00250130" w:rsidRDefault="003E7E4C" w:rsidP="00FF5E1C">
      <w:pPr>
        <w:pStyle w:val="ListParagraph"/>
        <w:spacing w:line="240" w:lineRule="auto"/>
        <w:ind w:left="0"/>
        <w:rPr>
          <w:sz w:val="24"/>
          <w:szCs w:val="24"/>
        </w:rPr>
      </w:pPr>
      <w:r w:rsidRPr="3AB77B79">
        <w:rPr>
          <w:b/>
          <w:bCs/>
          <w:i/>
          <w:iCs/>
          <w:sz w:val="24"/>
          <w:szCs w:val="24"/>
        </w:rPr>
        <w:t>See</w:t>
      </w:r>
      <w:r w:rsidR="00CB0FDF" w:rsidRPr="3AB77B79">
        <w:rPr>
          <w:b/>
          <w:bCs/>
          <w:i/>
          <w:iCs/>
          <w:sz w:val="24"/>
          <w:szCs w:val="24"/>
        </w:rPr>
        <w:t xml:space="preserve">ding Interest in Translational </w:t>
      </w:r>
      <w:r w:rsidR="004E6262" w:rsidRPr="3AB77B79">
        <w:rPr>
          <w:b/>
          <w:bCs/>
          <w:i/>
          <w:iCs/>
          <w:sz w:val="24"/>
          <w:szCs w:val="24"/>
        </w:rPr>
        <w:t xml:space="preserve">Activities </w:t>
      </w:r>
      <w:r w:rsidR="00CB0FDF" w:rsidRPr="3AB77B79">
        <w:rPr>
          <w:b/>
          <w:bCs/>
          <w:i/>
          <w:iCs/>
          <w:sz w:val="24"/>
          <w:szCs w:val="24"/>
        </w:rPr>
        <w:t>with Next Generation.</w:t>
      </w:r>
      <w:r w:rsidR="00CB0FDF" w:rsidRPr="3AB77B79">
        <w:rPr>
          <w:sz w:val="24"/>
          <w:szCs w:val="24"/>
        </w:rPr>
        <w:t xml:space="preserve"> </w:t>
      </w:r>
      <w:r w:rsidR="156B04B8" w:rsidRPr="3AB77B79">
        <w:rPr>
          <w:sz w:val="24"/>
          <w:szCs w:val="24"/>
        </w:rPr>
        <w:t>T</w:t>
      </w:r>
      <w:r w:rsidR="00250130" w:rsidRPr="3AB77B79">
        <w:rPr>
          <w:sz w:val="24"/>
          <w:szCs w:val="24"/>
        </w:rPr>
        <w:t xml:space="preserve">he Iowa Innovation Leadership Fellows program continues with its third cohort in FY24. The FY24 cohort consists of 11 competitively selected graduate students, post-doctoral researchers, and trainees from medicine, </w:t>
      </w:r>
      <w:r w:rsidR="7C0685B6" w:rsidRPr="3AB77B79">
        <w:rPr>
          <w:sz w:val="24"/>
          <w:szCs w:val="24"/>
        </w:rPr>
        <w:t>engineering,</w:t>
      </w:r>
      <w:r w:rsidR="00250130" w:rsidRPr="3AB77B79">
        <w:rPr>
          <w:sz w:val="24"/>
          <w:szCs w:val="24"/>
        </w:rPr>
        <w:t xml:space="preserve"> and public health to teach the significance of translational research outcomes, how to go about solving unmet needs and gaining exposure and connections to industry experts. They learn about the programs available to support entrepreneurial activities and commercialization efforts on campus. They interact with UI faculty, </w:t>
      </w:r>
      <w:r w:rsidR="75C62A6C" w:rsidRPr="3AB77B79">
        <w:rPr>
          <w:sz w:val="24"/>
          <w:szCs w:val="24"/>
        </w:rPr>
        <w:t>alumni,</w:t>
      </w:r>
      <w:r w:rsidR="00250130" w:rsidRPr="3AB77B79">
        <w:rPr>
          <w:sz w:val="24"/>
          <w:szCs w:val="24"/>
        </w:rPr>
        <w:t xml:space="preserve"> and entrepreneurs with experience in </w:t>
      </w:r>
      <w:r w:rsidR="3DD2B342" w:rsidRPr="3AB77B79">
        <w:rPr>
          <w:sz w:val="24"/>
          <w:szCs w:val="24"/>
        </w:rPr>
        <w:t>commercializing</w:t>
      </w:r>
      <w:r w:rsidR="00250130" w:rsidRPr="3AB77B79">
        <w:rPr>
          <w:sz w:val="24"/>
          <w:szCs w:val="24"/>
        </w:rPr>
        <w:t xml:space="preserve"> academic research. The Fellows offer the Office of Innovation unique insights to help shape communications with academic departments, identify opportunities to engage with those departments, and encourage their colleagues to consider translational activities when appropriate.</w:t>
      </w:r>
    </w:p>
    <w:p w14:paraId="794E5C28" w14:textId="77777777" w:rsidR="00175093" w:rsidRDefault="00175093" w:rsidP="00FF5E1C">
      <w:pPr>
        <w:pStyle w:val="ListParagraph"/>
        <w:spacing w:line="240" w:lineRule="auto"/>
        <w:ind w:left="0"/>
        <w:rPr>
          <w:rFonts w:cstheme="minorHAnsi"/>
          <w:bCs/>
          <w:iCs/>
          <w:sz w:val="24"/>
          <w:szCs w:val="24"/>
        </w:rPr>
      </w:pPr>
    </w:p>
    <w:p w14:paraId="27B55BE2" w14:textId="72529AF2" w:rsidR="00175093" w:rsidRPr="005A1820" w:rsidRDefault="00A26D6E" w:rsidP="3AB77B79">
      <w:pPr>
        <w:pStyle w:val="ListParagraph"/>
        <w:spacing w:line="240" w:lineRule="auto"/>
        <w:ind w:left="0"/>
        <w:rPr>
          <w:sz w:val="24"/>
          <w:szCs w:val="24"/>
        </w:rPr>
      </w:pPr>
      <w:r w:rsidRPr="3AB77B79">
        <w:rPr>
          <w:b/>
          <w:bCs/>
          <w:i/>
          <w:iCs/>
          <w:sz w:val="24"/>
          <w:szCs w:val="24"/>
        </w:rPr>
        <w:t>Extending the UI Innovation Support Structure Across Iowa</w:t>
      </w:r>
      <w:r w:rsidRPr="3AB77B79">
        <w:rPr>
          <w:sz w:val="24"/>
          <w:szCs w:val="24"/>
        </w:rPr>
        <w:t xml:space="preserve">. </w:t>
      </w:r>
      <w:r w:rsidR="00250130" w:rsidRPr="3AB77B79">
        <w:rPr>
          <w:sz w:val="24"/>
          <w:szCs w:val="24"/>
        </w:rPr>
        <w:t>The Nurse Innovators program</w:t>
      </w:r>
      <w:r w:rsidR="008E3AE8" w:rsidRPr="3AB77B79">
        <w:rPr>
          <w:sz w:val="24"/>
          <w:szCs w:val="24"/>
        </w:rPr>
        <w:t>,</w:t>
      </w:r>
      <w:r w:rsidR="00250130" w:rsidRPr="3AB77B79">
        <w:rPr>
          <w:sz w:val="24"/>
          <w:szCs w:val="24"/>
        </w:rPr>
        <w:t xml:space="preserve"> which is designed to encourage nurses to bring forward solutions to unmet needs, continued into its second year which saw the number of direct engagement </w:t>
      </w:r>
      <w:r w:rsidR="008E3AE8" w:rsidRPr="3AB77B79">
        <w:rPr>
          <w:sz w:val="24"/>
          <w:szCs w:val="24"/>
        </w:rPr>
        <w:t>of nurses</w:t>
      </w:r>
      <w:r w:rsidR="00250130" w:rsidRPr="3AB77B79">
        <w:rPr>
          <w:sz w:val="24"/>
          <w:szCs w:val="24"/>
        </w:rPr>
        <w:t xml:space="preserve"> expand to over 1,000 </w:t>
      </w:r>
      <w:r w:rsidR="008E3AE8" w:rsidRPr="3AB77B79">
        <w:rPr>
          <w:sz w:val="24"/>
          <w:szCs w:val="24"/>
        </w:rPr>
        <w:t>surfacing 29</w:t>
      </w:r>
      <w:r w:rsidR="00250130" w:rsidRPr="3AB77B79">
        <w:rPr>
          <w:sz w:val="24"/>
          <w:szCs w:val="24"/>
        </w:rPr>
        <w:t xml:space="preserve"> projects. The program began to receive regional and national attention as it graduated its first 2 nurses and expanded into a Critical Access Hospital in Davis County. Through the program, </w:t>
      </w:r>
      <w:r w:rsidR="008E3AE8" w:rsidRPr="3AB77B79">
        <w:rPr>
          <w:sz w:val="24"/>
          <w:szCs w:val="24"/>
        </w:rPr>
        <w:t>the Office of Innovation</w:t>
      </w:r>
      <w:r w:rsidR="00250130" w:rsidRPr="3AB77B79">
        <w:rPr>
          <w:sz w:val="24"/>
          <w:szCs w:val="24"/>
        </w:rPr>
        <w:t xml:space="preserve"> guide</w:t>
      </w:r>
      <w:r w:rsidR="008E3AE8" w:rsidRPr="3AB77B79">
        <w:rPr>
          <w:sz w:val="24"/>
          <w:szCs w:val="24"/>
        </w:rPr>
        <w:t>s</w:t>
      </w:r>
      <w:r w:rsidR="00250130" w:rsidRPr="3AB77B79">
        <w:rPr>
          <w:sz w:val="24"/>
          <w:szCs w:val="24"/>
        </w:rPr>
        <w:t xml:space="preserve"> and assist</w:t>
      </w:r>
      <w:r w:rsidR="008E3AE8" w:rsidRPr="3AB77B79">
        <w:rPr>
          <w:sz w:val="24"/>
          <w:szCs w:val="24"/>
        </w:rPr>
        <w:t>s</w:t>
      </w:r>
      <w:r w:rsidR="00250130" w:rsidRPr="3AB77B79">
        <w:rPr>
          <w:sz w:val="24"/>
          <w:szCs w:val="24"/>
        </w:rPr>
        <w:t xml:space="preserve"> nurses with concept development, providing them an outlet and agency to solve challenges they face in their clinical practice. This project intends to work with </w:t>
      </w:r>
      <w:r w:rsidR="008E3AE8" w:rsidRPr="3AB77B79">
        <w:rPr>
          <w:sz w:val="24"/>
          <w:szCs w:val="24"/>
        </w:rPr>
        <w:t>nurses throughout the</w:t>
      </w:r>
      <w:r w:rsidR="00250130" w:rsidRPr="3AB77B79">
        <w:rPr>
          <w:sz w:val="24"/>
          <w:szCs w:val="24"/>
        </w:rPr>
        <w:t xml:space="preserve"> State of Iowa and across a variety of nursing professions, exposing underserved healthcare communities and workers to the support that the Office of Innovation can extend to innovators outside the university.</w:t>
      </w:r>
      <w:r w:rsidR="008E3AE8" w:rsidRPr="3AB77B79">
        <w:rPr>
          <w:sz w:val="24"/>
          <w:szCs w:val="24"/>
        </w:rPr>
        <w:t xml:space="preserve"> </w:t>
      </w:r>
      <w:r w:rsidR="00250130" w:rsidRPr="3AB77B79">
        <w:rPr>
          <w:sz w:val="24"/>
          <w:szCs w:val="24"/>
        </w:rPr>
        <w:t xml:space="preserve">Besides empowering nurses with tools and </w:t>
      </w:r>
      <w:r w:rsidR="008E3AE8" w:rsidRPr="3AB77B79">
        <w:rPr>
          <w:sz w:val="24"/>
          <w:szCs w:val="24"/>
        </w:rPr>
        <w:t>resources</w:t>
      </w:r>
      <w:r w:rsidR="00250130" w:rsidRPr="3AB77B79">
        <w:rPr>
          <w:sz w:val="24"/>
          <w:szCs w:val="24"/>
        </w:rPr>
        <w:t xml:space="preserve"> to solve unmet needs in clinical practice, the program aims to impact job satisfaction, retention and nurse recruitment as well as an economic impact when these inventions reach the healthcare marketplace.  </w:t>
      </w:r>
    </w:p>
    <w:p w14:paraId="3732378D" w14:textId="77777777" w:rsidR="00720B1D" w:rsidRDefault="00720B1D" w:rsidP="00FF5E1C">
      <w:pPr>
        <w:pStyle w:val="ListParagraph"/>
        <w:spacing w:line="240" w:lineRule="auto"/>
        <w:ind w:left="0"/>
        <w:rPr>
          <w:rFonts w:cstheme="minorHAnsi"/>
          <w:b/>
          <w:i/>
          <w:sz w:val="24"/>
          <w:szCs w:val="24"/>
        </w:rPr>
      </w:pPr>
    </w:p>
    <w:p w14:paraId="5015E992" w14:textId="53EB23EF" w:rsidR="0062437C" w:rsidRPr="000123B6" w:rsidRDefault="002A6336" w:rsidP="00FF5E1C">
      <w:pPr>
        <w:pStyle w:val="ListParagraph"/>
        <w:spacing w:line="240" w:lineRule="auto"/>
        <w:ind w:left="0"/>
        <w:rPr>
          <w:rFonts w:cstheme="minorHAnsi"/>
          <w:sz w:val="24"/>
          <w:szCs w:val="24"/>
        </w:rPr>
      </w:pPr>
      <w:r w:rsidRPr="00B7200A">
        <w:rPr>
          <w:rFonts w:cstheme="minorHAnsi"/>
          <w:b/>
          <w:i/>
          <w:sz w:val="24"/>
          <w:szCs w:val="24"/>
        </w:rPr>
        <w:t>Mobilizing an External Network.</w:t>
      </w:r>
      <w:r w:rsidRPr="00B7200A">
        <w:rPr>
          <w:rFonts w:cstheme="minorHAnsi"/>
          <w:sz w:val="24"/>
          <w:szCs w:val="24"/>
        </w:rPr>
        <w:t xml:space="preserve"> </w:t>
      </w:r>
      <w:r w:rsidR="000A5E35">
        <w:rPr>
          <w:rFonts w:cstheme="minorHAnsi"/>
          <w:sz w:val="24"/>
          <w:szCs w:val="24"/>
        </w:rPr>
        <w:t>T</w:t>
      </w:r>
      <w:r w:rsidRPr="00B7200A">
        <w:rPr>
          <w:rFonts w:cstheme="minorHAnsi"/>
          <w:sz w:val="24"/>
          <w:szCs w:val="24"/>
        </w:rPr>
        <w:t xml:space="preserve">he </w:t>
      </w:r>
      <w:r w:rsidR="008E3AE8">
        <w:rPr>
          <w:rFonts w:cstheme="minorHAnsi"/>
          <w:sz w:val="24"/>
          <w:szCs w:val="24"/>
        </w:rPr>
        <w:t>Office of Innovation</w:t>
      </w:r>
      <w:r w:rsidR="003F6B2B" w:rsidRPr="000123B6">
        <w:rPr>
          <w:rFonts w:cstheme="minorHAnsi"/>
          <w:sz w:val="24"/>
          <w:szCs w:val="24"/>
        </w:rPr>
        <w:t xml:space="preserve"> </w:t>
      </w:r>
      <w:r w:rsidRPr="000123B6">
        <w:rPr>
          <w:rFonts w:cstheme="minorHAnsi"/>
          <w:sz w:val="24"/>
          <w:szCs w:val="24"/>
        </w:rPr>
        <w:t xml:space="preserve">is </w:t>
      </w:r>
      <w:r w:rsidR="00BF621D" w:rsidRPr="000123B6">
        <w:rPr>
          <w:rFonts w:cstheme="minorHAnsi"/>
          <w:sz w:val="24"/>
          <w:szCs w:val="24"/>
        </w:rPr>
        <w:t>exposing UI start-ups and entrepreneurially minded faculty, staff and students to</w:t>
      </w:r>
      <w:r w:rsidRPr="000123B6">
        <w:rPr>
          <w:rFonts w:cstheme="minorHAnsi"/>
          <w:sz w:val="24"/>
          <w:szCs w:val="24"/>
        </w:rPr>
        <w:t xml:space="preserve"> skills and connections </w:t>
      </w:r>
      <w:r w:rsidR="00DB7D4C">
        <w:rPr>
          <w:rFonts w:cstheme="minorHAnsi"/>
          <w:sz w:val="24"/>
          <w:szCs w:val="24"/>
        </w:rPr>
        <w:t>drawn from a network of contacts in the healthcare innovation and venture capital space</w:t>
      </w:r>
      <w:r w:rsidR="00BF621D" w:rsidRPr="000123B6">
        <w:rPr>
          <w:rFonts w:cstheme="minorHAnsi"/>
          <w:sz w:val="24"/>
          <w:szCs w:val="24"/>
        </w:rPr>
        <w:t xml:space="preserve">. </w:t>
      </w:r>
      <w:r w:rsidR="0062437C" w:rsidRPr="000123B6">
        <w:rPr>
          <w:rFonts w:cstheme="minorHAnsi"/>
          <w:sz w:val="24"/>
          <w:szCs w:val="24"/>
        </w:rPr>
        <w:t>The network of</w:t>
      </w:r>
      <w:r w:rsidR="00332AF4">
        <w:rPr>
          <w:rFonts w:cstheme="minorHAnsi"/>
          <w:sz w:val="24"/>
          <w:szCs w:val="24"/>
        </w:rPr>
        <w:t xml:space="preserve"> </w:t>
      </w:r>
      <w:r w:rsidR="00BF621D" w:rsidRPr="000123B6">
        <w:rPr>
          <w:rFonts w:cstheme="minorHAnsi"/>
          <w:sz w:val="24"/>
          <w:szCs w:val="24"/>
        </w:rPr>
        <w:t>individuals able to assess start-ups</w:t>
      </w:r>
      <w:r w:rsidR="00997671">
        <w:rPr>
          <w:rFonts w:cstheme="minorHAnsi"/>
          <w:sz w:val="24"/>
          <w:szCs w:val="24"/>
        </w:rPr>
        <w:t xml:space="preserve"> potential</w:t>
      </w:r>
      <w:r w:rsidR="00332AF4">
        <w:rPr>
          <w:rFonts w:cstheme="minorHAnsi"/>
          <w:sz w:val="24"/>
          <w:szCs w:val="24"/>
        </w:rPr>
        <w:t xml:space="preserve">, offer strategic and experiential </w:t>
      </w:r>
      <w:r w:rsidR="00BF621D" w:rsidRPr="000123B6">
        <w:rPr>
          <w:rFonts w:cstheme="minorHAnsi"/>
          <w:sz w:val="24"/>
          <w:szCs w:val="24"/>
        </w:rPr>
        <w:t>assistance</w:t>
      </w:r>
      <w:r w:rsidR="00332AF4">
        <w:rPr>
          <w:rFonts w:cstheme="minorHAnsi"/>
          <w:sz w:val="24"/>
          <w:szCs w:val="24"/>
        </w:rPr>
        <w:t xml:space="preserve">, and connect them to </w:t>
      </w:r>
      <w:r w:rsidR="00997671">
        <w:rPr>
          <w:rFonts w:cstheme="minorHAnsi"/>
          <w:sz w:val="24"/>
          <w:szCs w:val="24"/>
        </w:rPr>
        <w:t xml:space="preserve">essential </w:t>
      </w:r>
      <w:r w:rsidR="00332AF4">
        <w:rPr>
          <w:rFonts w:cstheme="minorHAnsi"/>
          <w:sz w:val="24"/>
          <w:szCs w:val="24"/>
        </w:rPr>
        <w:t>talent not resident to Iowa</w:t>
      </w:r>
      <w:r w:rsidR="00BF621D" w:rsidRPr="000123B6">
        <w:rPr>
          <w:rFonts w:cstheme="minorHAnsi"/>
          <w:sz w:val="24"/>
          <w:szCs w:val="24"/>
        </w:rPr>
        <w:t>.</w:t>
      </w:r>
      <w:r w:rsidR="00EB0B65" w:rsidRPr="000123B6">
        <w:rPr>
          <w:rFonts w:cstheme="minorHAnsi"/>
          <w:sz w:val="24"/>
          <w:szCs w:val="24"/>
        </w:rPr>
        <w:t xml:space="preserve"> </w:t>
      </w:r>
    </w:p>
    <w:p w14:paraId="2AFA047D" w14:textId="77777777" w:rsidR="002A6336" w:rsidRPr="000123B6" w:rsidRDefault="002A6336" w:rsidP="00FF5E1C">
      <w:pPr>
        <w:pStyle w:val="ListParagraph"/>
        <w:spacing w:line="240" w:lineRule="auto"/>
        <w:ind w:left="0"/>
        <w:rPr>
          <w:rFonts w:cstheme="minorHAnsi"/>
          <w:sz w:val="24"/>
          <w:szCs w:val="24"/>
        </w:rPr>
      </w:pPr>
    </w:p>
    <w:p w14:paraId="3930E50B" w14:textId="3D70F13D" w:rsidR="00EB0B65" w:rsidRPr="000123B6" w:rsidRDefault="00206692" w:rsidP="00FF5E1C">
      <w:pPr>
        <w:pStyle w:val="ListParagraph"/>
        <w:spacing w:line="240" w:lineRule="auto"/>
        <w:ind w:left="0"/>
        <w:rPr>
          <w:rFonts w:cstheme="minorHAnsi"/>
          <w:sz w:val="24"/>
          <w:szCs w:val="24"/>
        </w:rPr>
      </w:pPr>
      <w:r>
        <w:rPr>
          <w:rFonts w:cstheme="minorHAnsi"/>
          <w:b/>
          <w:i/>
          <w:sz w:val="24"/>
          <w:szCs w:val="24"/>
        </w:rPr>
        <w:t>Deploying</w:t>
      </w:r>
      <w:r w:rsidRPr="000123B6">
        <w:rPr>
          <w:rFonts w:cstheme="minorHAnsi"/>
          <w:b/>
          <w:i/>
          <w:sz w:val="24"/>
          <w:szCs w:val="24"/>
        </w:rPr>
        <w:t xml:space="preserve"> </w:t>
      </w:r>
      <w:r w:rsidR="00031FB8" w:rsidRPr="000123B6">
        <w:rPr>
          <w:rFonts w:cstheme="minorHAnsi"/>
          <w:b/>
          <w:i/>
          <w:sz w:val="24"/>
          <w:szCs w:val="24"/>
        </w:rPr>
        <w:t xml:space="preserve">a Concierge Service to Support UI Faculty Innovations. </w:t>
      </w:r>
      <w:r w:rsidR="00031FB8" w:rsidRPr="000123B6">
        <w:rPr>
          <w:rFonts w:cstheme="minorHAnsi"/>
          <w:bCs/>
          <w:iCs/>
          <w:sz w:val="24"/>
          <w:szCs w:val="24"/>
        </w:rPr>
        <w:t xml:space="preserve">Under the direction of UI Ventures, the </w:t>
      </w:r>
      <w:r w:rsidR="008E3AE8">
        <w:rPr>
          <w:rFonts w:cstheme="minorHAnsi"/>
          <w:bCs/>
          <w:iCs/>
          <w:sz w:val="24"/>
          <w:szCs w:val="24"/>
        </w:rPr>
        <w:t>Office of Innovation</w:t>
      </w:r>
      <w:r w:rsidR="00031FB8" w:rsidRPr="000123B6">
        <w:rPr>
          <w:rFonts w:cstheme="minorHAnsi"/>
          <w:bCs/>
          <w:iCs/>
          <w:sz w:val="24"/>
          <w:szCs w:val="24"/>
        </w:rPr>
        <w:t xml:space="preserve"> </w:t>
      </w:r>
      <w:r w:rsidR="008436EA">
        <w:rPr>
          <w:rFonts w:cstheme="minorHAnsi"/>
          <w:bCs/>
          <w:iCs/>
          <w:sz w:val="24"/>
          <w:szCs w:val="24"/>
        </w:rPr>
        <w:t>established</w:t>
      </w:r>
      <w:r w:rsidR="00031FB8" w:rsidRPr="000123B6">
        <w:rPr>
          <w:rFonts w:cstheme="minorHAnsi"/>
          <w:bCs/>
          <w:iCs/>
          <w:sz w:val="24"/>
          <w:szCs w:val="24"/>
        </w:rPr>
        <w:t xml:space="preserve"> a comprehensive suite of services to assist UI faculty looking to</w:t>
      </w:r>
      <w:r w:rsidR="00C440A7" w:rsidRPr="000123B6">
        <w:rPr>
          <w:rFonts w:cstheme="minorHAnsi"/>
          <w:bCs/>
          <w:iCs/>
          <w:sz w:val="24"/>
          <w:szCs w:val="24"/>
        </w:rPr>
        <w:t xml:space="preserve"> engage the </w:t>
      </w:r>
      <w:r w:rsidR="00AD49C4">
        <w:rPr>
          <w:rFonts w:cstheme="minorHAnsi"/>
          <w:bCs/>
          <w:iCs/>
          <w:sz w:val="24"/>
          <w:szCs w:val="24"/>
        </w:rPr>
        <w:t>commercialization</w:t>
      </w:r>
      <w:r w:rsidR="00AD49C4" w:rsidRPr="000123B6">
        <w:rPr>
          <w:rFonts w:cstheme="minorHAnsi"/>
          <w:bCs/>
          <w:iCs/>
          <w:sz w:val="24"/>
          <w:szCs w:val="24"/>
        </w:rPr>
        <w:t xml:space="preserve"> </w:t>
      </w:r>
      <w:r w:rsidR="00C440A7" w:rsidRPr="000123B6">
        <w:rPr>
          <w:rFonts w:cstheme="minorHAnsi"/>
          <w:bCs/>
          <w:iCs/>
          <w:sz w:val="24"/>
          <w:szCs w:val="24"/>
        </w:rPr>
        <w:t>process.</w:t>
      </w:r>
      <w:r w:rsidR="00C00039" w:rsidRPr="000123B6">
        <w:rPr>
          <w:rFonts w:cstheme="minorHAnsi"/>
          <w:bCs/>
          <w:iCs/>
          <w:sz w:val="24"/>
          <w:szCs w:val="24"/>
        </w:rPr>
        <w:t xml:space="preserve"> </w:t>
      </w:r>
      <w:r w:rsidR="00EB0B65" w:rsidRPr="000123B6">
        <w:rPr>
          <w:rFonts w:cstheme="minorHAnsi"/>
          <w:bCs/>
          <w:iCs/>
          <w:sz w:val="24"/>
          <w:szCs w:val="24"/>
        </w:rPr>
        <w:t xml:space="preserve">This service has and will continue to </w:t>
      </w:r>
      <w:r w:rsidR="00EB0B65" w:rsidRPr="000123B6">
        <w:rPr>
          <w:color w:val="000000" w:themeColor="text1"/>
          <w:sz w:val="24"/>
          <w:szCs w:val="24"/>
        </w:rPr>
        <w:lastRenderedPageBreak/>
        <w:t xml:space="preserve">connect entrepreneurial faculty and companies with strategic support from </w:t>
      </w:r>
      <w:proofErr w:type="spellStart"/>
      <w:r w:rsidR="00EB0B65" w:rsidRPr="000123B6">
        <w:rPr>
          <w:color w:val="000000" w:themeColor="text1"/>
          <w:sz w:val="24"/>
          <w:szCs w:val="24"/>
        </w:rPr>
        <w:t>medtech</w:t>
      </w:r>
      <w:proofErr w:type="spellEnd"/>
      <w:r w:rsidR="00EB0B65" w:rsidRPr="000123B6">
        <w:rPr>
          <w:color w:val="000000" w:themeColor="text1"/>
          <w:sz w:val="24"/>
          <w:szCs w:val="24"/>
        </w:rPr>
        <w:t xml:space="preserve"> venture capital</w:t>
      </w:r>
      <w:r w:rsidR="00332AF4">
        <w:rPr>
          <w:color w:val="000000" w:themeColor="text1"/>
          <w:sz w:val="24"/>
          <w:szCs w:val="24"/>
        </w:rPr>
        <w:t xml:space="preserve"> and industry knowledge</w:t>
      </w:r>
      <w:r w:rsidR="00EB0B65" w:rsidRPr="000123B6">
        <w:rPr>
          <w:color w:val="000000" w:themeColor="text1"/>
          <w:sz w:val="24"/>
          <w:szCs w:val="24"/>
        </w:rPr>
        <w:t xml:space="preserve">, FDA guidance, intellectual property </w:t>
      </w:r>
      <w:r w:rsidR="00332AF4">
        <w:rPr>
          <w:color w:val="000000" w:themeColor="text1"/>
          <w:sz w:val="24"/>
          <w:szCs w:val="24"/>
        </w:rPr>
        <w:t xml:space="preserve">or clinical study </w:t>
      </w:r>
      <w:r w:rsidR="00EB0B65" w:rsidRPr="000123B6">
        <w:rPr>
          <w:color w:val="000000" w:themeColor="text1"/>
          <w:sz w:val="24"/>
          <w:szCs w:val="24"/>
        </w:rPr>
        <w:t>guidance and</w:t>
      </w:r>
      <w:r w:rsidR="00332AF4">
        <w:rPr>
          <w:color w:val="000000" w:themeColor="text1"/>
          <w:sz w:val="24"/>
          <w:szCs w:val="24"/>
        </w:rPr>
        <w:t xml:space="preserve"> </w:t>
      </w:r>
      <w:r w:rsidR="00EB0B65" w:rsidRPr="000123B6">
        <w:rPr>
          <w:color w:val="000000" w:themeColor="text1"/>
          <w:sz w:val="24"/>
          <w:szCs w:val="24"/>
        </w:rPr>
        <w:t xml:space="preserve">reimbursement strategies. </w:t>
      </w:r>
    </w:p>
    <w:p w14:paraId="32332D40" w14:textId="5842F0F1" w:rsidR="00C00039" w:rsidRPr="00B7200A" w:rsidRDefault="00C00039" w:rsidP="00FF5E1C">
      <w:pPr>
        <w:pStyle w:val="ListParagraph"/>
        <w:spacing w:line="240" w:lineRule="auto"/>
        <w:ind w:left="0"/>
        <w:rPr>
          <w:rFonts w:cstheme="minorHAnsi"/>
          <w:bCs/>
          <w:iCs/>
          <w:sz w:val="24"/>
          <w:szCs w:val="24"/>
        </w:rPr>
      </w:pPr>
    </w:p>
    <w:p w14:paraId="2C1D8F55" w14:textId="3C7A7759" w:rsidR="003C2CB6" w:rsidRDefault="003C2CB6" w:rsidP="003C2CB6">
      <w:pPr>
        <w:pStyle w:val="ListParagraph"/>
        <w:spacing w:line="240" w:lineRule="auto"/>
        <w:ind w:left="0"/>
        <w:rPr>
          <w:sz w:val="24"/>
          <w:szCs w:val="24"/>
        </w:rPr>
      </w:pPr>
      <w:r>
        <w:rPr>
          <w:rFonts w:cstheme="minorHAnsi"/>
          <w:b/>
          <w:i/>
          <w:sz w:val="24"/>
          <w:szCs w:val="24"/>
        </w:rPr>
        <w:t>Application of Innovation Funding Programs</w:t>
      </w:r>
      <w:r w:rsidRPr="001474FD">
        <w:rPr>
          <w:rFonts w:cstheme="minorHAnsi"/>
          <w:bCs/>
          <w:i/>
          <w:sz w:val="24"/>
          <w:szCs w:val="24"/>
        </w:rPr>
        <w:t xml:space="preserve">. </w:t>
      </w:r>
      <w:r w:rsidRPr="4267529C">
        <w:rPr>
          <w:sz w:val="24"/>
          <w:szCs w:val="24"/>
        </w:rPr>
        <w:t xml:space="preserve">Encouraging proof of concept and translational projects is a key building block in the Economic Development pipeline. </w:t>
      </w:r>
      <w:r w:rsidRPr="001474FD">
        <w:rPr>
          <w:rFonts w:cstheme="minorHAnsi"/>
          <w:bCs/>
          <w:iCs/>
          <w:sz w:val="24"/>
          <w:szCs w:val="24"/>
        </w:rPr>
        <w:t>UI Ventures continued to deploy innovation funding to promising medical innovations in FY24. The program</w:t>
      </w:r>
      <w:r>
        <w:rPr>
          <w:sz w:val="24"/>
          <w:szCs w:val="24"/>
        </w:rPr>
        <w:t xml:space="preserve"> reviewed 24 applications for funding and awarded full or partial awards to 17 projects.</w:t>
      </w:r>
      <w:r w:rsidRPr="001474FD">
        <w:rPr>
          <w:sz w:val="24"/>
          <w:szCs w:val="24"/>
        </w:rPr>
        <w:t xml:space="preserve"> </w:t>
      </w:r>
    </w:p>
    <w:p w14:paraId="398E032D" w14:textId="77777777" w:rsidR="006D5ECE" w:rsidRDefault="006D5ECE" w:rsidP="003C2CB6">
      <w:pPr>
        <w:pStyle w:val="ListParagraph"/>
        <w:spacing w:line="240" w:lineRule="auto"/>
        <w:ind w:left="0"/>
        <w:rPr>
          <w:sz w:val="24"/>
          <w:szCs w:val="24"/>
        </w:rPr>
      </w:pPr>
    </w:p>
    <w:p w14:paraId="0AE8ABD7" w14:textId="2B881DE2" w:rsidR="00250130" w:rsidRDefault="003C2CB6" w:rsidP="00250130">
      <w:pPr>
        <w:pStyle w:val="ListParagraph"/>
        <w:spacing w:line="240" w:lineRule="auto"/>
        <w:ind w:left="0"/>
        <w:rPr>
          <w:sz w:val="24"/>
          <w:szCs w:val="24"/>
        </w:rPr>
      </w:pPr>
      <w:r w:rsidRPr="3AB77B79">
        <w:rPr>
          <w:b/>
          <w:bCs/>
          <w:i/>
          <w:iCs/>
          <w:sz w:val="24"/>
          <w:szCs w:val="24"/>
        </w:rPr>
        <w:t>Incorporating Nationally Recognized Medical Innovation Programming</w:t>
      </w:r>
      <w:r w:rsidRPr="3AB77B79">
        <w:rPr>
          <w:b/>
          <w:bCs/>
          <w:sz w:val="24"/>
          <w:szCs w:val="24"/>
        </w:rPr>
        <w:t>.</w:t>
      </w:r>
      <w:r w:rsidRPr="3AB77B79">
        <w:rPr>
          <w:sz w:val="24"/>
          <w:szCs w:val="24"/>
        </w:rPr>
        <w:t xml:space="preserve"> </w:t>
      </w:r>
      <w:r w:rsidR="00250130" w:rsidRPr="3AB77B79">
        <w:rPr>
          <w:sz w:val="24"/>
          <w:szCs w:val="24"/>
        </w:rPr>
        <w:t xml:space="preserve">In FY24, the Office of Innovation sent a faculty and a staff member to participate in the Stanford Biodesign Global Faculty Training Program (GFIT). The GFIT program provides training for establishing </w:t>
      </w:r>
      <w:r w:rsidR="008E3AE8" w:rsidRPr="3AB77B79">
        <w:rPr>
          <w:sz w:val="24"/>
          <w:szCs w:val="24"/>
        </w:rPr>
        <w:t>a nationally</w:t>
      </w:r>
      <w:r w:rsidR="00250130" w:rsidRPr="3AB77B79">
        <w:rPr>
          <w:sz w:val="24"/>
          <w:szCs w:val="24"/>
        </w:rPr>
        <w:t xml:space="preserve"> acclaimed Biodesign program for medical innovation at institutions around the world. </w:t>
      </w:r>
      <w:r w:rsidR="008E3AE8" w:rsidRPr="3AB77B79">
        <w:rPr>
          <w:sz w:val="24"/>
          <w:szCs w:val="24"/>
        </w:rPr>
        <w:t>The UI</w:t>
      </w:r>
      <w:r w:rsidR="00250130" w:rsidRPr="3AB77B79">
        <w:rPr>
          <w:sz w:val="24"/>
          <w:szCs w:val="24"/>
        </w:rPr>
        <w:t xml:space="preserve"> </w:t>
      </w:r>
      <w:r w:rsidR="008E3AE8" w:rsidRPr="3AB77B79">
        <w:rPr>
          <w:sz w:val="24"/>
          <w:szCs w:val="24"/>
        </w:rPr>
        <w:t xml:space="preserve">was the first </w:t>
      </w:r>
      <w:r w:rsidR="00250130" w:rsidRPr="3AB77B79">
        <w:rPr>
          <w:sz w:val="24"/>
          <w:szCs w:val="24"/>
        </w:rPr>
        <w:t xml:space="preserve">US university </w:t>
      </w:r>
      <w:r w:rsidR="008E3AE8" w:rsidRPr="3AB77B79">
        <w:rPr>
          <w:sz w:val="24"/>
          <w:szCs w:val="24"/>
        </w:rPr>
        <w:t>to</w:t>
      </w:r>
      <w:r w:rsidR="00250130" w:rsidRPr="3AB77B79">
        <w:rPr>
          <w:sz w:val="24"/>
          <w:szCs w:val="24"/>
        </w:rPr>
        <w:t xml:space="preserve"> in this training. Looking forward, the Office of Innovation will utilize this coaching to develop and implement an Iowa Biodesign program, tailored to capitalize on the unique strengths of UIHC and the University of Iowa and compl</w:t>
      </w:r>
      <w:r w:rsidR="008E3AE8" w:rsidRPr="3AB77B79">
        <w:rPr>
          <w:sz w:val="24"/>
          <w:szCs w:val="24"/>
        </w:rPr>
        <w:t>e</w:t>
      </w:r>
      <w:r w:rsidR="00250130" w:rsidRPr="3AB77B79">
        <w:rPr>
          <w:sz w:val="24"/>
          <w:szCs w:val="24"/>
        </w:rPr>
        <w:t>menting other programs in practice.</w:t>
      </w:r>
    </w:p>
    <w:p w14:paraId="30FC0EA1" w14:textId="77777777" w:rsidR="001902A6" w:rsidRDefault="001902A6" w:rsidP="00EB39CA">
      <w:pPr>
        <w:pStyle w:val="ListParagraph"/>
        <w:spacing w:line="240" w:lineRule="auto"/>
        <w:ind w:left="0"/>
        <w:rPr>
          <w:sz w:val="24"/>
          <w:szCs w:val="24"/>
        </w:rPr>
      </w:pPr>
    </w:p>
    <w:p w14:paraId="00A6A360" w14:textId="565B0170" w:rsidR="00B47D22" w:rsidRPr="000B2F87" w:rsidRDefault="001902A6" w:rsidP="00B47D22">
      <w:pPr>
        <w:pStyle w:val="ListParagraph"/>
        <w:spacing w:line="240" w:lineRule="auto"/>
        <w:ind w:left="0"/>
        <w:rPr>
          <w:ins w:id="2" w:author="Guzulaityte, Aria" w:date="2025-08-27T09:21:00Z" w16du:dateUtc="2025-08-27T14:21:00Z"/>
          <w:sz w:val="24"/>
          <w:szCs w:val="24"/>
        </w:rPr>
      </w:pPr>
      <w:r w:rsidRPr="3AB77B79">
        <w:rPr>
          <w:b/>
          <w:bCs/>
          <w:i/>
          <w:iCs/>
          <w:sz w:val="24"/>
          <w:szCs w:val="24"/>
        </w:rPr>
        <w:t>Creation of Hawkeye Ventures Seed Fund</w:t>
      </w:r>
      <w:r w:rsidRPr="3AB77B79">
        <w:rPr>
          <w:sz w:val="24"/>
          <w:szCs w:val="24"/>
        </w:rPr>
        <w:t xml:space="preserve">. </w:t>
      </w:r>
      <w:del w:id="3" w:author="Guzulaityte, Aria" w:date="2025-08-27T09:21:00Z" w16du:dateUtc="2025-08-27T14:21:00Z">
        <w:r w:rsidR="00250130" w:rsidRPr="3AB77B79" w:rsidDel="00B47D22">
          <w:rPr>
            <w:sz w:val="24"/>
            <w:szCs w:val="24"/>
          </w:rPr>
          <w:delText xml:space="preserve">In 2021, the Iowa General Assembly passed legislation that allows Regents universities to make investments in private enterprises, Iowa Code 262.14(3)(f). In response to this legislation and to further its mission, the University of Iowa Tippie College of Business has created the Hawkeye Ventures Seed Fund within the John Pappajohn </w:delText>
        </w:r>
        <w:r w:rsidR="006F1BDC" w:rsidRPr="3AB77B79" w:rsidDel="00B47D22">
          <w:rPr>
            <w:sz w:val="24"/>
            <w:szCs w:val="24"/>
          </w:rPr>
          <w:delText>Entrepreneurial</w:delText>
        </w:r>
        <w:r w:rsidR="00250130" w:rsidRPr="3AB77B79" w:rsidDel="00B47D22">
          <w:rPr>
            <w:sz w:val="24"/>
            <w:szCs w:val="24"/>
          </w:rPr>
          <w:delText xml:space="preserve"> Program (JPEC)</w:delText>
        </w:r>
        <w:r w:rsidR="461259C6" w:rsidRPr="3AB77B79" w:rsidDel="00B47D22">
          <w:rPr>
            <w:sz w:val="24"/>
            <w:szCs w:val="24"/>
          </w:rPr>
          <w:delText xml:space="preserve"> </w:delText>
        </w:r>
        <w:r w:rsidR="00250130" w:rsidRPr="3AB77B79" w:rsidDel="00B47D22">
          <w:rPr>
            <w:sz w:val="24"/>
            <w:szCs w:val="24"/>
          </w:rPr>
          <w:delText>to provide early-stage funding for University of Iowa affiliated startups. This important economic development effort will better align the UI with peer and Big Ten institutions. Funds will primarily be sourced from UI Center for Advancement donations and initial fundraising began in the spring. Initial investments are anticipated in FY26.</w:delText>
        </w:r>
      </w:del>
      <w:ins w:id="4" w:author="Guzulaityte, Aria" w:date="2025-08-27T09:21:00Z" w16du:dateUtc="2025-08-27T14:21:00Z">
        <w:r w:rsidR="00B47D22">
          <w:rPr>
            <w:sz w:val="24"/>
            <w:szCs w:val="24"/>
          </w:rPr>
          <w:t xml:space="preserve"> </w:t>
        </w:r>
        <w:r w:rsidR="00B47D22" w:rsidRPr="000B2F87">
          <w:rPr>
            <w:sz w:val="24"/>
            <w:szCs w:val="24"/>
            <w:rPrChange w:id="5" w:author="Guzulaityte, Aria" w:date="2025-08-28T15:31:00Z" w16du:dateUtc="2025-08-28T20:31:00Z">
              <w:rPr>
                <w:sz w:val="24"/>
                <w:szCs w:val="24"/>
                <w:highlight w:val="green"/>
              </w:rPr>
            </w:rPrChange>
          </w:rPr>
          <w:t xml:space="preserve">Following 2021 legislation (Iowa Code 262.14(3)(f)) allowing </w:t>
        </w:r>
        <w:proofErr w:type="gramStart"/>
        <w:r w:rsidR="00B47D22" w:rsidRPr="000B2F87">
          <w:rPr>
            <w:sz w:val="24"/>
            <w:szCs w:val="24"/>
            <w:rPrChange w:id="6" w:author="Guzulaityte, Aria" w:date="2025-08-28T15:31:00Z" w16du:dateUtc="2025-08-28T20:31:00Z">
              <w:rPr>
                <w:sz w:val="24"/>
                <w:szCs w:val="24"/>
                <w:highlight w:val="green"/>
              </w:rPr>
            </w:rPrChange>
          </w:rPr>
          <w:t>Regents</w:t>
        </w:r>
        <w:proofErr w:type="gramEnd"/>
        <w:r w:rsidR="00B47D22" w:rsidRPr="000B2F87">
          <w:rPr>
            <w:sz w:val="24"/>
            <w:szCs w:val="24"/>
            <w:rPrChange w:id="7" w:author="Guzulaityte, Aria" w:date="2025-08-28T15:31:00Z" w16du:dateUtc="2025-08-28T20:31:00Z">
              <w:rPr>
                <w:sz w:val="24"/>
                <w:szCs w:val="24"/>
                <w:highlight w:val="green"/>
              </w:rPr>
            </w:rPrChange>
          </w:rPr>
          <w:t xml:space="preserve"> institutions to invest in private enterprises, </w:t>
        </w:r>
      </w:ins>
      <w:ins w:id="8" w:author="Guzulaityte, Aria" w:date="2025-08-28T15:28:00Z">
        <w:r w:rsidR="000B2F87" w:rsidRPr="000B2F87">
          <w:rPr>
            <w:sz w:val="24"/>
            <w:szCs w:val="24"/>
            <w:rPrChange w:id="9" w:author="Guzulaityte, Aria" w:date="2025-08-28T15:31:00Z" w16du:dateUtc="2025-08-28T20:31:00Z">
              <w:rPr>
                <w:sz w:val="24"/>
                <w:szCs w:val="24"/>
                <w:highlight w:val="cyan"/>
              </w:rPr>
            </w:rPrChange>
          </w:rPr>
          <w:t>the University of Iowa’s Tippie College of Business, through the John Pappajohn Entrepreneurial Center (JPEC), launched Hawkeye Ventures</w:t>
        </w:r>
      </w:ins>
      <w:ins w:id="10" w:author="Guzulaityte, Aria" w:date="2025-08-28T15:28:00Z" w16du:dateUtc="2025-08-28T20:28:00Z">
        <w:r w:rsidR="000B2F87" w:rsidRPr="000B2F87">
          <w:rPr>
            <w:sz w:val="24"/>
            <w:szCs w:val="24"/>
            <w:rPrChange w:id="11" w:author="Guzulaityte, Aria" w:date="2025-08-28T15:31:00Z" w16du:dateUtc="2025-08-28T20:31:00Z">
              <w:rPr>
                <w:sz w:val="24"/>
                <w:szCs w:val="24"/>
                <w:highlight w:val="cyan"/>
              </w:rPr>
            </w:rPrChange>
          </w:rPr>
          <w:t xml:space="preserve">. The </w:t>
        </w:r>
      </w:ins>
      <w:ins w:id="12" w:author="Guzulaityte, Aria" w:date="2025-08-27T09:21:00Z" w16du:dateUtc="2025-08-27T14:21:00Z">
        <w:r w:rsidR="00B47D22" w:rsidRPr="000B2F87">
          <w:rPr>
            <w:sz w:val="24"/>
            <w:szCs w:val="24"/>
            <w:rPrChange w:id="13" w:author="Guzulaityte, Aria" w:date="2025-08-28T15:31:00Z" w16du:dateUtc="2025-08-28T20:31:00Z">
              <w:rPr>
                <w:sz w:val="24"/>
                <w:szCs w:val="24"/>
                <w:highlight w:val="green"/>
              </w:rPr>
            </w:rPrChange>
          </w:rPr>
          <w:t>donor</w:t>
        </w:r>
        <w:r w:rsidR="00B47D22" w:rsidRPr="000B2F87">
          <w:rPr>
            <w:rFonts w:ascii="Cambria Math" w:hAnsi="Cambria Math" w:cs="Cambria Math"/>
            <w:sz w:val="24"/>
            <w:szCs w:val="24"/>
            <w:rPrChange w:id="14" w:author="Guzulaityte, Aria" w:date="2025-08-28T15:31:00Z" w16du:dateUtc="2025-08-28T20:31:00Z">
              <w:rPr>
                <w:rFonts w:ascii="Cambria Math" w:hAnsi="Cambria Math" w:cs="Cambria Math"/>
                <w:sz w:val="24"/>
                <w:szCs w:val="24"/>
                <w:highlight w:val="green"/>
              </w:rPr>
            </w:rPrChange>
          </w:rPr>
          <w:t>‑</w:t>
        </w:r>
        <w:r w:rsidR="00B47D22" w:rsidRPr="000B2F87">
          <w:rPr>
            <w:sz w:val="24"/>
            <w:szCs w:val="24"/>
            <w:rPrChange w:id="15" w:author="Guzulaityte, Aria" w:date="2025-08-28T15:31:00Z" w16du:dateUtc="2025-08-28T20:31:00Z">
              <w:rPr>
                <w:sz w:val="24"/>
                <w:szCs w:val="24"/>
                <w:highlight w:val="green"/>
              </w:rPr>
            </w:rPrChange>
          </w:rPr>
          <w:t>powered seed fund will provide early</w:t>
        </w:r>
        <w:r w:rsidR="00B47D22" w:rsidRPr="000B2F87">
          <w:rPr>
            <w:rFonts w:ascii="Cambria Math" w:hAnsi="Cambria Math" w:cs="Cambria Math"/>
            <w:sz w:val="24"/>
            <w:szCs w:val="24"/>
            <w:rPrChange w:id="16" w:author="Guzulaityte, Aria" w:date="2025-08-28T15:31:00Z" w16du:dateUtc="2025-08-28T20:31:00Z">
              <w:rPr>
                <w:rFonts w:ascii="Cambria Math" w:hAnsi="Cambria Math" w:cs="Cambria Math"/>
                <w:sz w:val="24"/>
                <w:szCs w:val="24"/>
                <w:highlight w:val="green"/>
              </w:rPr>
            </w:rPrChange>
          </w:rPr>
          <w:t>‑</w:t>
        </w:r>
        <w:r w:rsidR="00B47D22" w:rsidRPr="000B2F87">
          <w:rPr>
            <w:sz w:val="24"/>
            <w:szCs w:val="24"/>
            <w:rPrChange w:id="17" w:author="Guzulaityte, Aria" w:date="2025-08-28T15:31:00Z" w16du:dateUtc="2025-08-28T20:31:00Z">
              <w:rPr>
                <w:sz w:val="24"/>
                <w:szCs w:val="24"/>
                <w:highlight w:val="green"/>
              </w:rPr>
            </w:rPrChange>
          </w:rPr>
          <w:t>stage equity investments of $25,000</w:t>
        </w:r>
        <w:r w:rsidR="00B47D22" w:rsidRPr="000B2F87">
          <w:rPr>
            <w:rFonts w:ascii="Calibri" w:hAnsi="Calibri" w:cs="Calibri"/>
            <w:sz w:val="24"/>
            <w:szCs w:val="24"/>
            <w:rPrChange w:id="18" w:author="Guzulaityte, Aria" w:date="2025-08-28T15:31:00Z" w16du:dateUtc="2025-08-28T20:31:00Z">
              <w:rPr>
                <w:rFonts w:ascii="Calibri" w:hAnsi="Calibri" w:cs="Calibri"/>
                <w:sz w:val="24"/>
                <w:szCs w:val="24"/>
                <w:highlight w:val="green"/>
              </w:rPr>
            </w:rPrChange>
          </w:rPr>
          <w:t>–</w:t>
        </w:r>
        <w:r w:rsidR="00B47D22" w:rsidRPr="000B2F87">
          <w:rPr>
            <w:sz w:val="24"/>
            <w:szCs w:val="24"/>
            <w:rPrChange w:id="19" w:author="Guzulaityte, Aria" w:date="2025-08-28T15:31:00Z" w16du:dateUtc="2025-08-28T20:31:00Z">
              <w:rPr>
                <w:sz w:val="24"/>
                <w:szCs w:val="24"/>
                <w:highlight w:val="green"/>
              </w:rPr>
            </w:rPrChange>
          </w:rPr>
          <w:t>$250,000 to University of Iowa</w:t>
        </w:r>
        <w:r w:rsidR="00B47D22" w:rsidRPr="000B2F87">
          <w:rPr>
            <w:rFonts w:ascii="Calibri" w:hAnsi="Calibri" w:cs="Calibri"/>
            <w:sz w:val="24"/>
            <w:szCs w:val="24"/>
            <w:rPrChange w:id="20" w:author="Guzulaityte, Aria" w:date="2025-08-28T15:31:00Z" w16du:dateUtc="2025-08-28T20:31:00Z">
              <w:rPr>
                <w:rFonts w:ascii="Calibri" w:hAnsi="Calibri" w:cs="Calibri"/>
                <w:sz w:val="24"/>
                <w:szCs w:val="24"/>
                <w:highlight w:val="green"/>
              </w:rPr>
            </w:rPrChange>
          </w:rPr>
          <w:t>–</w:t>
        </w:r>
        <w:r w:rsidR="00B47D22" w:rsidRPr="000B2F87">
          <w:rPr>
            <w:sz w:val="24"/>
            <w:szCs w:val="24"/>
            <w:rPrChange w:id="21" w:author="Guzulaityte, Aria" w:date="2025-08-28T15:31:00Z" w16du:dateUtc="2025-08-28T20:31:00Z">
              <w:rPr>
                <w:sz w:val="24"/>
                <w:szCs w:val="24"/>
                <w:highlight w:val="green"/>
              </w:rPr>
            </w:rPrChange>
          </w:rPr>
          <w:t>affiliated startups (students, faculty, staff, and alumni). The fund is overseen by an investment board of experienced investors, with profits from exits reinvested to sustain future rounds. Institutional approval to proceed was granted in the spring, and fundraising is underway toward an initial $10 million target (with a longer</w:t>
        </w:r>
        <w:r w:rsidR="00B47D22" w:rsidRPr="000B2F87">
          <w:rPr>
            <w:rFonts w:ascii="Cambria Math" w:hAnsi="Cambria Math" w:cs="Cambria Math"/>
            <w:sz w:val="24"/>
            <w:szCs w:val="24"/>
            <w:rPrChange w:id="22" w:author="Guzulaityte, Aria" w:date="2025-08-28T15:31:00Z" w16du:dateUtc="2025-08-28T20:31:00Z">
              <w:rPr>
                <w:rFonts w:ascii="Cambria Math" w:hAnsi="Cambria Math" w:cs="Cambria Math"/>
                <w:sz w:val="24"/>
                <w:szCs w:val="24"/>
                <w:highlight w:val="green"/>
              </w:rPr>
            </w:rPrChange>
          </w:rPr>
          <w:t>‑</w:t>
        </w:r>
        <w:r w:rsidR="00B47D22" w:rsidRPr="000B2F87">
          <w:rPr>
            <w:sz w:val="24"/>
            <w:szCs w:val="24"/>
            <w:rPrChange w:id="23" w:author="Guzulaityte, Aria" w:date="2025-08-28T15:31:00Z" w16du:dateUtc="2025-08-28T20:31:00Z">
              <w:rPr>
                <w:sz w:val="24"/>
                <w:szCs w:val="24"/>
                <w:highlight w:val="green"/>
              </w:rPr>
            </w:rPrChange>
          </w:rPr>
          <w:t>term goal of $25 million) via the UI Center for Advancement. First investments are targeted for FY26, positioning Iowa to better align with peer and Big Ten institutions</w:t>
        </w:r>
        <w:r w:rsidR="00B47D22" w:rsidRPr="000B2F87">
          <w:rPr>
            <w:rFonts w:ascii="Calibri" w:hAnsi="Calibri" w:cs="Calibri"/>
            <w:sz w:val="24"/>
            <w:szCs w:val="24"/>
            <w:rPrChange w:id="24" w:author="Guzulaityte, Aria" w:date="2025-08-28T15:31:00Z" w16du:dateUtc="2025-08-28T20:31:00Z">
              <w:rPr>
                <w:rFonts w:ascii="Calibri" w:hAnsi="Calibri" w:cs="Calibri"/>
                <w:sz w:val="24"/>
                <w:szCs w:val="24"/>
                <w:highlight w:val="green"/>
              </w:rPr>
            </w:rPrChange>
          </w:rPr>
          <w:t>’</w:t>
        </w:r>
        <w:r w:rsidR="00B47D22" w:rsidRPr="000B2F87">
          <w:rPr>
            <w:sz w:val="24"/>
            <w:szCs w:val="24"/>
            <w:rPrChange w:id="25" w:author="Guzulaityte, Aria" w:date="2025-08-28T15:31:00Z" w16du:dateUtc="2025-08-28T20:31:00Z">
              <w:rPr>
                <w:sz w:val="24"/>
                <w:szCs w:val="24"/>
                <w:highlight w:val="green"/>
              </w:rPr>
            </w:rPrChange>
          </w:rPr>
          <w:t xml:space="preserve"> venture funds.</w:t>
        </w:r>
      </w:ins>
    </w:p>
    <w:p w14:paraId="0D42F287" w14:textId="13D63AEC" w:rsidR="00250130" w:rsidDel="00B47D22" w:rsidRDefault="00250130" w:rsidP="00250130">
      <w:pPr>
        <w:pStyle w:val="ListParagraph"/>
        <w:spacing w:line="240" w:lineRule="auto"/>
        <w:ind w:left="0"/>
        <w:rPr>
          <w:del w:id="26" w:author="Guzulaityte, Aria" w:date="2025-08-27T09:21:00Z" w16du:dateUtc="2025-08-27T14:21:00Z"/>
          <w:sz w:val="24"/>
          <w:szCs w:val="24"/>
        </w:rPr>
      </w:pPr>
    </w:p>
    <w:p w14:paraId="68788D9D" w14:textId="718910A4" w:rsidR="001902A6" w:rsidRDefault="001902A6" w:rsidP="001902A6">
      <w:pPr>
        <w:pStyle w:val="ListParagraph"/>
        <w:spacing w:line="240" w:lineRule="auto"/>
        <w:ind w:left="0"/>
        <w:rPr>
          <w:sz w:val="24"/>
          <w:szCs w:val="24"/>
        </w:rPr>
      </w:pPr>
    </w:p>
    <w:p w14:paraId="73A4AF64" w14:textId="77777777" w:rsidR="001902A6" w:rsidRDefault="001902A6" w:rsidP="00EB39CA">
      <w:pPr>
        <w:pStyle w:val="ListParagraph"/>
        <w:spacing w:line="240" w:lineRule="auto"/>
        <w:ind w:left="0"/>
        <w:rPr>
          <w:sz w:val="24"/>
          <w:szCs w:val="24"/>
        </w:rPr>
      </w:pPr>
    </w:p>
    <w:p w14:paraId="1B22310F" w14:textId="2B2FB26B" w:rsidR="001B642D" w:rsidRDefault="001B642D" w:rsidP="00EB39CA">
      <w:pPr>
        <w:pStyle w:val="ListParagraph"/>
        <w:spacing w:line="240" w:lineRule="auto"/>
        <w:ind w:left="0"/>
        <w:rPr>
          <w:rFonts w:cstheme="minorHAnsi"/>
          <w:bCs/>
          <w:iCs/>
          <w:sz w:val="24"/>
          <w:szCs w:val="24"/>
        </w:rPr>
      </w:pPr>
      <w:r>
        <w:rPr>
          <w:rFonts w:cstheme="minorHAnsi"/>
          <w:bCs/>
          <w:iCs/>
          <w:sz w:val="24"/>
          <w:szCs w:val="24"/>
        </w:rPr>
        <w:br w:type="page"/>
      </w:r>
    </w:p>
    <w:p w14:paraId="1ED1E445" w14:textId="1342FD89" w:rsidR="002155F7" w:rsidRPr="00B7200A" w:rsidRDefault="00D310B0" w:rsidP="00FF5E1C">
      <w:pPr>
        <w:pStyle w:val="ListParagraph"/>
        <w:spacing w:line="240" w:lineRule="auto"/>
        <w:ind w:left="0"/>
        <w:rPr>
          <w:rFonts w:cstheme="minorHAnsi"/>
          <w:sz w:val="24"/>
          <w:szCs w:val="24"/>
        </w:rPr>
      </w:pPr>
      <w:r w:rsidRPr="1D747D52">
        <w:rPr>
          <w:b/>
          <w:bCs/>
          <w:sz w:val="24"/>
          <w:szCs w:val="24"/>
        </w:rPr>
        <w:lastRenderedPageBreak/>
        <w:t>I</w:t>
      </w:r>
      <w:r w:rsidR="00C440A7" w:rsidRPr="1D747D52">
        <w:rPr>
          <w:b/>
          <w:bCs/>
          <w:sz w:val="24"/>
          <w:szCs w:val="24"/>
        </w:rPr>
        <w:t>I</w:t>
      </w:r>
      <w:r w:rsidRPr="1D747D52">
        <w:rPr>
          <w:b/>
          <w:bCs/>
          <w:sz w:val="24"/>
          <w:szCs w:val="24"/>
        </w:rPr>
        <w:t xml:space="preserve">. </w:t>
      </w:r>
      <w:r w:rsidR="001C5A90" w:rsidRPr="1D747D52">
        <w:rPr>
          <w:b/>
          <w:bCs/>
          <w:sz w:val="24"/>
          <w:szCs w:val="24"/>
        </w:rPr>
        <w:t xml:space="preserve">University of Iowa </w:t>
      </w:r>
      <w:r w:rsidR="002D21E0" w:rsidRPr="1D747D52">
        <w:rPr>
          <w:b/>
          <w:bCs/>
          <w:sz w:val="24"/>
          <w:szCs w:val="24"/>
        </w:rPr>
        <w:t>E</w:t>
      </w:r>
      <w:r w:rsidR="001C5A90" w:rsidRPr="1D747D52">
        <w:rPr>
          <w:b/>
          <w:bCs/>
          <w:sz w:val="24"/>
          <w:szCs w:val="24"/>
        </w:rPr>
        <w:t xml:space="preserve">conomic </w:t>
      </w:r>
      <w:r w:rsidR="002D21E0" w:rsidRPr="1D747D52">
        <w:rPr>
          <w:b/>
          <w:bCs/>
          <w:sz w:val="24"/>
          <w:szCs w:val="24"/>
        </w:rPr>
        <w:t>D</w:t>
      </w:r>
      <w:r w:rsidR="001C5A90" w:rsidRPr="1D747D52">
        <w:rPr>
          <w:b/>
          <w:bCs/>
          <w:sz w:val="24"/>
          <w:szCs w:val="24"/>
        </w:rPr>
        <w:t xml:space="preserve">evelopment </w:t>
      </w:r>
      <w:r w:rsidR="00D9354C" w:rsidRPr="1D747D52">
        <w:rPr>
          <w:b/>
          <w:bCs/>
          <w:sz w:val="24"/>
          <w:szCs w:val="24"/>
        </w:rPr>
        <w:t>Infrastructure</w:t>
      </w:r>
    </w:p>
    <w:p w14:paraId="0F456BB1" w14:textId="39B97EC1" w:rsidR="00D9354C" w:rsidRPr="00B7200A" w:rsidRDefault="00D9354C" w:rsidP="1D747D52">
      <w:pPr>
        <w:pStyle w:val="ListParagraph"/>
        <w:spacing w:line="240" w:lineRule="auto"/>
        <w:ind w:left="0"/>
        <w:rPr>
          <w:b/>
          <w:bCs/>
          <w:sz w:val="24"/>
          <w:szCs w:val="24"/>
        </w:rPr>
      </w:pPr>
    </w:p>
    <w:p w14:paraId="652550A9" w14:textId="7869E58B" w:rsidR="00D9354C" w:rsidRPr="00B7200A" w:rsidRDefault="592CE339" w:rsidP="1D747D52">
      <w:pPr>
        <w:pStyle w:val="ListParagraph"/>
        <w:spacing w:line="240" w:lineRule="auto"/>
        <w:ind w:left="0"/>
        <w:jc w:val="center"/>
        <w:rPr>
          <w:b/>
          <w:bCs/>
          <w:sz w:val="24"/>
          <w:szCs w:val="24"/>
        </w:rPr>
      </w:pPr>
      <w:r>
        <w:rPr>
          <w:noProof/>
        </w:rPr>
        <w:drawing>
          <wp:inline distT="0" distB="0" distL="0" distR="0" wp14:anchorId="6551BA83" wp14:editId="57D38730">
            <wp:extent cx="2286000" cy="1109663"/>
            <wp:effectExtent l="0" t="0" r="0" b="0"/>
            <wp:docPr id="795430099" name="Picture 79543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286000" cy="1109663"/>
                    </a:xfrm>
                    <a:prstGeom prst="rect">
                      <a:avLst/>
                    </a:prstGeom>
                  </pic:spPr>
                </pic:pic>
              </a:graphicData>
            </a:graphic>
          </wp:inline>
        </w:drawing>
      </w:r>
    </w:p>
    <w:p w14:paraId="4E40E93A" w14:textId="77777777" w:rsidR="00444340" w:rsidRPr="006C2430" w:rsidRDefault="00444340" w:rsidP="00444340">
      <w:pPr>
        <w:pStyle w:val="ListParagraph"/>
        <w:spacing w:after="0" w:line="240" w:lineRule="auto"/>
        <w:ind w:left="0"/>
        <w:rPr>
          <w:sz w:val="24"/>
          <w:szCs w:val="24"/>
        </w:rPr>
      </w:pPr>
      <w:r w:rsidRPr="006C2430">
        <w:rPr>
          <w:sz w:val="24"/>
          <w:szCs w:val="24"/>
        </w:rPr>
        <w:t>Researchers at the University of Iowa continue to develop innovative solutions to address the world’s most pressing issues, while entrusting their invention</w:t>
      </w:r>
      <w:r>
        <w:rPr>
          <w:sz w:val="24"/>
          <w:szCs w:val="24"/>
        </w:rPr>
        <w:t>s</w:t>
      </w:r>
      <w:r w:rsidRPr="006C2430">
        <w:rPr>
          <w:sz w:val="24"/>
          <w:szCs w:val="24"/>
        </w:rPr>
        <w:t xml:space="preserve"> to the UI Research Foundation (UIRF) for patenting and licensing into the commercial market. UI researchers have seen great success over the last year both in the lab and through </w:t>
      </w:r>
      <w:r>
        <w:rPr>
          <w:sz w:val="24"/>
          <w:szCs w:val="24"/>
        </w:rPr>
        <w:t>commercial efforts</w:t>
      </w:r>
      <w:r w:rsidRPr="006C2430">
        <w:rPr>
          <w:sz w:val="24"/>
          <w:szCs w:val="24"/>
        </w:rPr>
        <w:t xml:space="preserve">. </w:t>
      </w:r>
      <w:r>
        <w:rPr>
          <w:sz w:val="24"/>
          <w:szCs w:val="24"/>
        </w:rPr>
        <w:t>Companies licensing UI-invented technologies are making strides in developing products in areas traditionally associated with academic technology transfer at UI—human health care and engineering—but also in the fields of education and even some in the agricultural and animal health arenas</w:t>
      </w:r>
      <w:r w:rsidRPr="006C2430">
        <w:rPr>
          <w:sz w:val="24"/>
          <w:szCs w:val="24"/>
        </w:rPr>
        <w:t xml:space="preserve">. </w:t>
      </w:r>
    </w:p>
    <w:p w14:paraId="2B4047E3" w14:textId="77777777" w:rsidR="00444340" w:rsidRPr="00AE3B16" w:rsidRDefault="00444340" w:rsidP="00444340">
      <w:pPr>
        <w:spacing w:after="0" w:line="240" w:lineRule="auto"/>
        <w:rPr>
          <w:sz w:val="24"/>
          <w:szCs w:val="24"/>
        </w:rPr>
      </w:pPr>
    </w:p>
    <w:p w14:paraId="5C12A5EE" w14:textId="32504549" w:rsidR="00444340" w:rsidRDefault="00444340" w:rsidP="00444340">
      <w:pPr>
        <w:spacing w:after="0" w:line="240" w:lineRule="auto"/>
        <w:rPr>
          <w:sz w:val="24"/>
          <w:szCs w:val="24"/>
        </w:rPr>
      </w:pPr>
      <w:r>
        <w:rPr>
          <w:sz w:val="24"/>
          <w:szCs w:val="24"/>
        </w:rPr>
        <w:t xml:space="preserve">While UIRF’s immediate focus is on protecting UI intellectual property and transferring it to companies for commercialization, this step is a critical one for the university’s overall economic development goals. By way of example: UI researcher Michael Schultz and his colleagues submitted their first invention to UIRF in 2009, describing their innovation for using radiopharmaceuticals to treat cancer. Eleven (and counting) invention disclosures and one license agreement between UIRF and Dr. Schultz’ start-up later, the company Perspective Therapeutics has 140 (and counting) employees, is actively hiring UI graduates, </w:t>
      </w:r>
      <w:r w:rsidR="00250130">
        <w:rPr>
          <w:sz w:val="24"/>
          <w:szCs w:val="24"/>
        </w:rPr>
        <w:t>is proposing to build</w:t>
      </w:r>
      <w:r>
        <w:rPr>
          <w:sz w:val="24"/>
          <w:szCs w:val="24"/>
        </w:rPr>
        <w:t xml:space="preserve"> a production facility locally, is developing a discovery center in the research park, is sponsoring clinical trials at the hospital, and is planning collaborative research at the college of medicine.  This is just one example</w:t>
      </w:r>
      <w:r w:rsidRPr="00AE3B16">
        <w:rPr>
          <w:sz w:val="24"/>
          <w:szCs w:val="24"/>
        </w:rPr>
        <w:t xml:space="preserve"> of how UIRF</w:t>
      </w:r>
      <w:r>
        <w:rPr>
          <w:sz w:val="24"/>
          <w:szCs w:val="24"/>
        </w:rPr>
        <w:t xml:space="preserve">’s activities align with the university’s economic development goals. </w:t>
      </w:r>
    </w:p>
    <w:p w14:paraId="52748CD4" w14:textId="77777777" w:rsidR="00444340" w:rsidRPr="00AE3B16" w:rsidRDefault="00444340" w:rsidP="00444340">
      <w:pPr>
        <w:spacing w:after="0" w:line="240" w:lineRule="auto"/>
        <w:rPr>
          <w:sz w:val="24"/>
          <w:szCs w:val="24"/>
        </w:rPr>
      </w:pPr>
    </w:p>
    <w:p w14:paraId="60505365" w14:textId="37B78A3D" w:rsidR="00EB6552" w:rsidRDefault="5B5E3CE3" w:rsidP="00B749EB">
      <w:pPr>
        <w:spacing w:after="0" w:line="240" w:lineRule="auto"/>
        <w:rPr>
          <w:sz w:val="24"/>
          <w:szCs w:val="24"/>
        </w:rPr>
      </w:pPr>
      <w:r w:rsidRPr="3AB77B79">
        <w:rPr>
          <w:sz w:val="24"/>
          <w:szCs w:val="24"/>
        </w:rPr>
        <w:t>Revenue from the licensing agreements UIRF negotiates with our company partners is shared with our inventors and supports department, collegiate, and cross-campus research efforts.</w:t>
      </w:r>
      <w:r w:rsidR="00444340" w:rsidRPr="3AB77B79">
        <w:rPr>
          <w:sz w:val="24"/>
          <w:szCs w:val="24"/>
        </w:rPr>
        <w:t xml:space="preserve"> And as illustrated above, many licensing relationships also lead to sponsored research at the university. And in fact, the connection between research grants and inventions goes both ways—federal agencies, non-profit-foundations, and corporations usually include intellectual property provisions in their grants, and UIRF takes the lead in helping our researchers satisfy these requirements.</w:t>
      </w:r>
    </w:p>
    <w:p w14:paraId="5A5D1FFA" w14:textId="20B61C53" w:rsidR="002D5E7B" w:rsidRPr="00B7200A" w:rsidRDefault="002D5E7B" w:rsidP="009826CF">
      <w:pPr>
        <w:pStyle w:val="ListParagraph"/>
        <w:spacing w:line="240" w:lineRule="auto"/>
        <w:ind w:left="0"/>
        <w:jc w:val="center"/>
      </w:pPr>
    </w:p>
    <w:p w14:paraId="6FC1F0DE" w14:textId="7A98CE75" w:rsidR="002D5E7B" w:rsidRPr="00B7200A" w:rsidRDefault="267075B9" w:rsidP="009826CF">
      <w:pPr>
        <w:pStyle w:val="ListParagraph"/>
        <w:spacing w:line="240" w:lineRule="auto"/>
        <w:ind w:left="0"/>
        <w:jc w:val="center"/>
      </w:pPr>
      <w:r>
        <w:rPr>
          <w:noProof/>
        </w:rPr>
        <w:drawing>
          <wp:inline distT="0" distB="0" distL="0" distR="0" wp14:anchorId="05D8309B" wp14:editId="252474A5">
            <wp:extent cx="2286000" cy="927911"/>
            <wp:effectExtent l="0" t="0" r="0" b="0"/>
            <wp:docPr id="791570059" name="Picture 79157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rcRect b="16379"/>
                    <a:stretch>
                      <a:fillRect/>
                    </a:stretch>
                  </pic:blipFill>
                  <pic:spPr>
                    <a:xfrm>
                      <a:off x="0" y="0"/>
                      <a:ext cx="2286000" cy="927911"/>
                    </a:xfrm>
                    <a:prstGeom prst="rect">
                      <a:avLst/>
                    </a:prstGeom>
                  </pic:spPr>
                </pic:pic>
              </a:graphicData>
            </a:graphic>
          </wp:inline>
        </w:drawing>
      </w:r>
    </w:p>
    <w:p w14:paraId="7E427AC4" w14:textId="0347E259" w:rsidR="002D5E7B" w:rsidRPr="004E4B9D" w:rsidRDefault="00CB082C" w:rsidP="004E4B9D">
      <w:pPr>
        <w:pStyle w:val="ListParagraph"/>
        <w:spacing w:after="0" w:line="240" w:lineRule="auto"/>
        <w:ind w:left="0"/>
        <w:rPr>
          <w:rFonts w:cstheme="minorHAnsi"/>
          <w:sz w:val="24"/>
          <w:szCs w:val="24"/>
        </w:rPr>
      </w:pPr>
      <w:proofErr w:type="spellStart"/>
      <w:r w:rsidRPr="004E4B9D">
        <w:rPr>
          <w:rFonts w:cstheme="minorHAnsi"/>
          <w:sz w:val="24"/>
          <w:szCs w:val="24"/>
        </w:rPr>
        <w:t>Protostudios</w:t>
      </w:r>
      <w:proofErr w:type="spellEnd"/>
      <w:r w:rsidR="00D72234" w:rsidRPr="004E4B9D">
        <w:rPr>
          <w:rFonts w:cstheme="minorHAnsi"/>
          <w:sz w:val="24"/>
          <w:szCs w:val="24"/>
        </w:rPr>
        <w:t xml:space="preserve"> (</w:t>
      </w:r>
      <w:hyperlink r:id="rId13" w:history="1">
        <w:r w:rsidR="00E1101F" w:rsidRPr="00C71152">
          <w:rPr>
            <w:rStyle w:val="Hyperlink"/>
            <w:rFonts w:cstheme="minorHAnsi"/>
            <w:sz w:val="24"/>
            <w:szCs w:val="24"/>
          </w:rPr>
          <w:t>https://protostudios.uiowa.edu/</w:t>
        </w:r>
      </w:hyperlink>
      <w:r w:rsidR="00D72234" w:rsidRPr="004E4B9D">
        <w:rPr>
          <w:rFonts w:cstheme="minorHAnsi"/>
          <w:sz w:val="24"/>
          <w:szCs w:val="24"/>
        </w:rPr>
        <w:t>)</w:t>
      </w:r>
      <w:r w:rsidR="00E1101F">
        <w:rPr>
          <w:rFonts w:cstheme="minorHAnsi"/>
          <w:sz w:val="24"/>
          <w:szCs w:val="24"/>
        </w:rPr>
        <w:t xml:space="preserve"> </w:t>
      </w:r>
      <w:r w:rsidR="00F110F2" w:rsidRPr="004E4B9D">
        <w:rPr>
          <w:rFonts w:cstheme="minorHAnsi"/>
          <w:sz w:val="24"/>
          <w:szCs w:val="24"/>
        </w:rPr>
        <w:t>is a state-of-the-art, rapid-prototyping facility located in the MERGE co-working space in downtown Iowa City</w:t>
      </w:r>
      <w:r w:rsidR="00DD496F">
        <w:rPr>
          <w:rFonts w:cstheme="minorHAnsi"/>
          <w:sz w:val="24"/>
          <w:szCs w:val="24"/>
        </w:rPr>
        <w:t>, Van Allen Hall</w:t>
      </w:r>
      <w:r w:rsidR="00332AF4">
        <w:rPr>
          <w:rFonts w:cstheme="minorHAnsi"/>
          <w:sz w:val="24"/>
          <w:szCs w:val="24"/>
        </w:rPr>
        <w:t xml:space="preserve"> and at UIHC</w:t>
      </w:r>
      <w:r w:rsidR="00F110F2" w:rsidRPr="004E4B9D">
        <w:rPr>
          <w:rFonts w:cstheme="minorHAnsi"/>
          <w:sz w:val="24"/>
          <w:szCs w:val="24"/>
        </w:rPr>
        <w:t>.</w:t>
      </w:r>
      <w:r w:rsidR="006C2D21" w:rsidRPr="004E4B9D">
        <w:rPr>
          <w:rFonts w:cstheme="minorHAnsi"/>
          <w:sz w:val="24"/>
          <w:szCs w:val="24"/>
        </w:rPr>
        <w:t xml:space="preserve"> </w:t>
      </w:r>
      <w:r w:rsidR="00F110F2" w:rsidRPr="004E4B9D">
        <w:rPr>
          <w:rFonts w:cstheme="minorHAnsi"/>
          <w:sz w:val="24"/>
          <w:szCs w:val="24"/>
        </w:rPr>
        <w:t>It works with UI researchers, researchers from other Iowa universities</w:t>
      </w:r>
      <w:r w:rsidR="003432B8" w:rsidRPr="004E4B9D">
        <w:rPr>
          <w:rFonts w:cstheme="minorHAnsi"/>
          <w:sz w:val="24"/>
          <w:szCs w:val="24"/>
        </w:rPr>
        <w:t xml:space="preserve"> and healthcare institutions</w:t>
      </w:r>
      <w:r w:rsidR="00F110F2" w:rsidRPr="004E4B9D">
        <w:rPr>
          <w:rFonts w:cstheme="minorHAnsi"/>
          <w:sz w:val="24"/>
          <w:szCs w:val="24"/>
        </w:rPr>
        <w:t xml:space="preserve"> </w:t>
      </w:r>
      <w:r w:rsidR="00F110F2" w:rsidRPr="004E4B9D">
        <w:rPr>
          <w:rFonts w:cstheme="minorHAnsi"/>
          <w:sz w:val="24"/>
          <w:szCs w:val="24"/>
        </w:rPr>
        <w:lastRenderedPageBreak/>
        <w:t>and community members to develop fully functional prototypes of product ideas, allowing innovators to test, redesign, and determine manufacturing paths and demonstrate usability to investors.</w:t>
      </w:r>
      <w:r w:rsidR="00E91235" w:rsidRPr="004E4B9D">
        <w:rPr>
          <w:rFonts w:cstheme="minorHAnsi"/>
          <w:sz w:val="24"/>
          <w:szCs w:val="24"/>
        </w:rPr>
        <w:t xml:space="preserve"> </w:t>
      </w:r>
      <w:proofErr w:type="spellStart"/>
      <w:r w:rsidRPr="004E4B9D">
        <w:rPr>
          <w:rFonts w:cstheme="minorHAnsi"/>
          <w:sz w:val="24"/>
          <w:szCs w:val="24"/>
        </w:rPr>
        <w:t>Protostudios</w:t>
      </w:r>
      <w:proofErr w:type="spellEnd"/>
      <w:r w:rsidR="00F110F2" w:rsidRPr="004E4B9D">
        <w:rPr>
          <w:rFonts w:cstheme="minorHAnsi"/>
          <w:sz w:val="24"/>
          <w:szCs w:val="24"/>
        </w:rPr>
        <w:t xml:space="preserve"> </w:t>
      </w:r>
      <w:r w:rsidR="00E91235" w:rsidRPr="004E4B9D">
        <w:rPr>
          <w:rFonts w:cstheme="minorHAnsi"/>
          <w:sz w:val="24"/>
          <w:szCs w:val="24"/>
        </w:rPr>
        <w:t xml:space="preserve">primary </w:t>
      </w:r>
      <w:r w:rsidR="00F110F2" w:rsidRPr="004E4B9D">
        <w:rPr>
          <w:rFonts w:cstheme="minorHAnsi"/>
          <w:sz w:val="24"/>
          <w:szCs w:val="24"/>
        </w:rPr>
        <w:t xml:space="preserve">focus </w:t>
      </w:r>
      <w:r w:rsidR="00E91235" w:rsidRPr="004E4B9D">
        <w:rPr>
          <w:rFonts w:cstheme="minorHAnsi"/>
          <w:sz w:val="24"/>
          <w:szCs w:val="24"/>
        </w:rPr>
        <w:t xml:space="preserve">is </w:t>
      </w:r>
      <w:r w:rsidR="00F110F2" w:rsidRPr="004E4B9D">
        <w:rPr>
          <w:rFonts w:cstheme="minorHAnsi"/>
          <w:sz w:val="24"/>
          <w:szCs w:val="24"/>
        </w:rPr>
        <w:t>on biomedical and electronics prototyping with access to 3D printers (plastics, metal</w:t>
      </w:r>
      <w:r w:rsidR="00DD1147" w:rsidRPr="004E4B9D">
        <w:rPr>
          <w:rFonts w:cstheme="minorHAnsi"/>
          <w:sz w:val="24"/>
          <w:szCs w:val="24"/>
        </w:rPr>
        <w:t>s, ceramics) milling, laser/wet j</w:t>
      </w:r>
      <w:r w:rsidR="00F110F2" w:rsidRPr="004E4B9D">
        <w:rPr>
          <w:rFonts w:cstheme="minorHAnsi"/>
          <w:sz w:val="24"/>
          <w:szCs w:val="24"/>
        </w:rPr>
        <w:t>et cutter, printed circuit board fabrication, and consulting from on-staff industrial designers and engineers.</w:t>
      </w:r>
      <w:r w:rsidR="003432B8" w:rsidRPr="004E4B9D">
        <w:rPr>
          <w:rFonts w:cstheme="minorHAnsi"/>
          <w:sz w:val="24"/>
          <w:szCs w:val="24"/>
        </w:rPr>
        <w:t xml:space="preserve"> Anatomical modeling of human organs </w:t>
      </w:r>
      <w:r w:rsidR="00E91235" w:rsidRPr="004E4B9D">
        <w:rPr>
          <w:rFonts w:cstheme="minorHAnsi"/>
          <w:sz w:val="24"/>
          <w:szCs w:val="24"/>
        </w:rPr>
        <w:t>prior to</w:t>
      </w:r>
      <w:r w:rsidR="003432B8" w:rsidRPr="004E4B9D">
        <w:rPr>
          <w:rFonts w:cstheme="minorHAnsi"/>
          <w:sz w:val="24"/>
          <w:szCs w:val="24"/>
        </w:rPr>
        <w:t xml:space="preserve"> complex surgeries is </w:t>
      </w:r>
      <w:r w:rsidR="00E91235" w:rsidRPr="004E4B9D">
        <w:rPr>
          <w:rFonts w:cstheme="minorHAnsi"/>
          <w:sz w:val="24"/>
          <w:szCs w:val="24"/>
        </w:rPr>
        <w:t xml:space="preserve">developing into a </w:t>
      </w:r>
      <w:r w:rsidR="003432B8" w:rsidRPr="004E4B9D">
        <w:rPr>
          <w:rFonts w:cstheme="minorHAnsi"/>
          <w:sz w:val="24"/>
          <w:szCs w:val="24"/>
        </w:rPr>
        <w:t xml:space="preserve">key value add of </w:t>
      </w:r>
      <w:proofErr w:type="spellStart"/>
      <w:r w:rsidR="003432B8" w:rsidRPr="004E4B9D">
        <w:rPr>
          <w:rFonts w:cstheme="minorHAnsi"/>
          <w:sz w:val="24"/>
          <w:szCs w:val="24"/>
        </w:rPr>
        <w:t>Protostudios</w:t>
      </w:r>
      <w:proofErr w:type="spellEnd"/>
      <w:r w:rsidR="003432B8" w:rsidRPr="004E4B9D">
        <w:rPr>
          <w:rFonts w:cstheme="minorHAnsi"/>
          <w:sz w:val="24"/>
          <w:szCs w:val="24"/>
        </w:rPr>
        <w:t xml:space="preserve">. </w:t>
      </w:r>
    </w:p>
    <w:p w14:paraId="576CB6CD" w14:textId="77777777" w:rsidR="002D21E0" w:rsidRPr="004E4B9D" w:rsidRDefault="002D21E0" w:rsidP="004E4B9D">
      <w:pPr>
        <w:pStyle w:val="ListParagraph"/>
        <w:spacing w:after="0" w:line="240" w:lineRule="auto"/>
        <w:ind w:left="0"/>
        <w:rPr>
          <w:rFonts w:cstheme="minorHAnsi"/>
          <w:sz w:val="24"/>
          <w:szCs w:val="24"/>
        </w:rPr>
      </w:pPr>
    </w:p>
    <w:p w14:paraId="00ADAB39" w14:textId="46CEC5E7" w:rsidR="00ED42A4" w:rsidRPr="004E4B9D" w:rsidRDefault="00EB05DF" w:rsidP="004E4B9D">
      <w:pPr>
        <w:pStyle w:val="ListParagraph"/>
        <w:spacing w:after="0" w:line="240" w:lineRule="auto"/>
        <w:ind w:left="0"/>
        <w:rPr>
          <w:rFonts w:cstheme="minorHAnsi"/>
          <w:sz w:val="24"/>
          <w:szCs w:val="24"/>
        </w:rPr>
      </w:pPr>
      <w:r w:rsidRPr="004E4B9D">
        <w:rPr>
          <w:rFonts w:cstheme="minorHAnsi"/>
          <w:sz w:val="24"/>
          <w:szCs w:val="24"/>
        </w:rPr>
        <w:t xml:space="preserve">The creation of </w:t>
      </w:r>
      <w:proofErr w:type="spellStart"/>
      <w:r w:rsidR="00CB082C" w:rsidRPr="004E4B9D">
        <w:rPr>
          <w:rFonts w:cstheme="minorHAnsi"/>
          <w:sz w:val="24"/>
          <w:szCs w:val="24"/>
        </w:rPr>
        <w:t>Protostudios</w:t>
      </w:r>
      <w:proofErr w:type="spellEnd"/>
      <w:r w:rsidRPr="004E4B9D">
        <w:rPr>
          <w:rFonts w:cstheme="minorHAnsi"/>
          <w:sz w:val="24"/>
          <w:szCs w:val="24"/>
        </w:rPr>
        <w:t xml:space="preserve"> was funded through a $1.5 million Strategic Infrastructure Fund grant from the Iowa Economic Development Authority, and the authority approved a $</w:t>
      </w:r>
      <w:r w:rsidR="00332AF4">
        <w:rPr>
          <w:rFonts w:cstheme="minorHAnsi"/>
          <w:sz w:val="24"/>
          <w:szCs w:val="24"/>
        </w:rPr>
        <w:t>5</w:t>
      </w:r>
      <w:r w:rsidRPr="004E4B9D">
        <w:rPr>
          <w:rFonts w:cstheme="minorHAnsi"/>
          <w:sz w:val="24"/>
          <w:szCs w:val="24"/>
        </w:rPr>
        <w:t xml:space="preserve">00,000 grant to </w:t>
      </w:r>
      <w:r w:rsidR="00CB082C" w:rsidRPr="004E4B9D">
        <w:rPr>
          <w:rFonts w:cstheme="minorHAnsi"/>
          <w:sz w:val="24"/>
          <w:szCs w:val="24"/>
        </w:rPr>
        <w:t xml:space="preserve">outfit additional space for new equipment that </w:t>
      </w:r>
      <w:r w:rsidR="00374435" w:rsidRPr="004E4B9D">
        <w:rPr>
          <w:rFonts w:cstheme="minorHAnsi"/>
          <w:sz w:val="24"/>
          <w:szCs w:val="24"/>
        </w:rPr>
        <w:t>expands</w:t>
      </w:r>
      <w:r w:rsidR="00CB082C" w:rsidRPr="004E4B9D">
        <w:rPr>
          <w:rFonts w:cstheme="minorHAnsi"/>
          <w:sz w:val="24"/>
          <w:szCs w:val="24"/>
        </w:rPr>
        <w:t xml:space="preserve"> the organization’s capabilities</w:t>
      </w:r>
      <w:r w:rsidRPr="004E4B9D">
        <w:rPr>
          <w:rFonts w:cstheme="minorHAnsi"/>
          <w:sz w:val="24"/>
          <w:szCs w:val="24"/>
        </w:rPr>
        <w:t>.</w:t>
      </w:r>
    </w:p>
    <w:p w14:paraId="218E4788" w14:textId="77777777" w:rsidR="002D5E7B" w:rsidRPr="004E4B9D" w:rsidRDefault="002D5E7B" w:rsidP="004E4B9D">
      <w:pPr>
        <w:pStyle w:val="ListParagraph"/>
        <w:spacing w:after="0" w:line="240" w:lineRule="auto"/>
        <w:ind w:left="0"/>
        <w:rPr>
          <w:rFonts w:cstheme="minorHAnsi"/>
          <w:sz w:val="24"/>
          <w:szCs w:val="24"/>
        </w:rPr>
      </w:pPr>
    </w:p>
    <w:p w14:paraId="6A5AEB1F" w14:textId="1D772C35" w:rsidR="006F6FD2" w:rsidRPr="004E4B9D" w:rsidRDefault="44C85078" w:rsidP="008B6052">
      <w:pPr>
        <w:pStyle w:val="ListParagraph"/>
        <w:spacing w:after="0" w:line="240" w:lineRule="auto"/>
        <w:ind w:left="0"/>
        <w:jc w:val="center"/>
      </w:pPr>
      <w:r>
        <w:rPr>
          <w:noProof/>
        </w:rPr>
        <w:drawing>
          <wp:inline distT="0" distB="0" distL="0" distR="0" wp14:anchorId="5AA5D793" wp14:editId="75053157">
            <wp:extent cx="2286000" cy="1109663"/>
            <wp:effectExtent l="0" t="0" r="0" b="0"/>
            <wp:docPr id="824183739" name="Picture 824183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286000" cy="1109663"/>
                    </a:xfrm>
                    <a:prstGeom prst="rect">
                      <a:avLst/>
                    </a:prstGeom>
                  </pic:spPr>
                </pic:pic>
              </a:graphicData>
            </a:graphic>
          </wp:inline>
        </w:drawing>
      </w:r>
    </w:p>
    <w:p w14:paraId="3CFAEAE0" w14:textId="31AB3760" w:rsidR="00253E8C" w:rsidRPr="004E4B9D" w:rsidRDefault="00253E8C" w:rsidP="004E4B9D">
      <w:pPr>
        <w:pStyle w:val="ListParagraph"/>
        <w:spacing w:after="0" w:line="240" w:lineRule="auto"/>
        <w:ind w:left="0"/>
        <w:rPr>
          <w:rFonts w:cstheme="minorHAnsi"/>
          <w:sz w:val="24"/>
          <w:szCs w:val="24"/>
        </w:rPr>
      </w:pPr>
      <w:r w:rsidRPr="004E4B9D">
        <w:rPr>
          <w:rFonts w:cstheme="minorHAnsi"/>
          <w:sz w:val="24"/>
          <w:szCs w:val="24"/>
        </w:rPr>
        <w:t>The UI Research Park</w:t>
      </w:r>
      <w:r w:rsidR="00AB021C" w:rsidRPr="004E4B9D">
        <w:rPr>
          <w:rFonts w:cstheme="minorHAnsi"/>
          <w:sz w:val="24"/>
          <w:szCs w:val="24"/>
        </w:rPr>
        <w:t xml:space="preserve"> (</w:t>
      </w:r>
      <w:hyperlink r:id="rId15" w:history="1">
        <w:r w:rsidR="00E1101F" w:rsidRPr="00C71152">
          <w:rPr>
            <w:rStyle w:val="Hyperlink"/>
            <w:rFonts w:cstheme="minorHAnsi"/>
            <w:sz w:val="24"/>
            <w:szCs w:val="24"/>
          </w:rPr>
          <w:t>https://researchpark.uiowa.edu/</w:t>
        </w:r>
      </w:hyperlink>
      <w:r w:rsidR="00AB021C" w:rsidRPr="004E4B9D">
        <w:rPr>
          <w:rFonts w:cstheme="minorHAnsi"/>
          <w:sz w:val="24"/>
          <w:szCs w:val="24"/>
        </w:rPr>
        <w:t>)</w:t>
      </w:r>
      <w:r w:rsidR="00E1101F">
        <w:rPr>
          <w:rFonts w:cstheme="minorHAnsi"/>
          <w:sz w:val="24"/>
          <w:szCs w:val="24"/>
        </w:rPr>
        <w:t xml:space="preserve"> </w:t>
      </w:r>
      <w:r w:rsidRPr="004E4B9D">
        <w:rPr>
          <w:rFonts w:cstheme="minorHAnsi"/>
          <w:sz w:val="24"/>
          <w:szCs w:val="24"/>
        </w:rPr>
        <w:t>leases building sites and space to growing technology companies that require sustained research relationships with the university.</w:t>
      </w:r>
      <w:r w:rsidR="002155F7" w:rsidRPr="004E4B9D">
        <w:rPr>
          <w:rFonts w:cstheme="minorHAnsi"/>
          <w:sz w:val="24"/>
          <w:szCs w:val="24"/>
        </w:rPr>
        <w:t xml:space="preserve"> </w:t>
      </w:r>
      <w:r w:rsidR="0081440A" w:rsidRPr="004E4B9D">
        <w:rPr>
          <w:rFonts w:cstheme="minorHAnsi"/>
          <w:sz w:val="24"/>
          <w:szCs w:val="24"/>
        </w:rPr>
        <w:t>The Park</w:t>
      </w:r>
      <w:r w:rsidRPr="004E4B9D">
        <w:rPr>
          <w:rFonts w:cstheme="minorHAnsi"/>
          <w:sz w:val="24"/>
          <w:szCs w:val="24"/>
        </w:rPr>
        <w:t xml:space="preserve"> is home to a business incubator program that has nurtured </w:t>
      </w:r>
      <w:r w:rsidR="00095EA2" w:rsidRPr="004E4B9D">
        <w:rPr>
          <w:rFonts w:cstheme="minorHAnsi"/>
          <w:sz w:val="24"/>
          <w:szCs w:val="24"/>
        </w:rPr>
        <w:t>over</w:t>
      </w:r>
      <w:r w:rsidRPr="004E4B9D">
        <w:rPr>
          <w:rFonts w:cstheme="minorHAnsi"/>
          <w:sz w:val="24"/>
          <w:szCs w:val="24"/>
        </w:rPr>
        <w:t xml:space="preserve"> 100 UI start-ups and other new ventures since its founding.</w:t>
      </w:r>
      <w:r w:rsidR="006C2D21" w:rsidRPr="004E4B9D">
        <w:rPr>
          <w:rFonts w:cstheme="minorHAnsi"/>
          <w:sz w:val="24"/>
          <w:szCs w:val="24"/>
        </w:rPr>
        <w:t xml:space="preserve"> </w:t>
      </w:r>
      <w:r w:rsidRPr="004E4B9D">
        <w:rPr>
          <w:rFonts w:cstheme="minorHAnsi"/>
          <w:sz w:val="24"/>
          <w:szCs w:val="24"/>
        </w:rPr>
        <w:t xml:space="preserve">Incubator tenant companies can draw on both the research and business resources of the university, including access to UI libraries, hazardous waste management services, </w:t>
      </w:r>
      <w:r w:rsidR="00FA798C" w:rsidRPr="004E4B9D">
        <w:rPr>
          <w:rFonts w:cstheme="minorHAnsi"/>
          <w:sz w:val="24"/>
          <w:szCs w:val="24"/>
        </w:rPr>
        <w:t xml:space="preserve">support for </w:t>
      </w:r>
      <w:r w:rsidRPr="004E4B9D">
        <w:rPr>
          <w:rFonts w:cstheme="minorHAnsi"/>
          <w:sz w:val="24"/>
          <w:szCs w:val="24"/>
        </w:rPr>
        <w:t xml:space="preserve">SBIR/STTR </w:t>
      </w:r>
      <w:r w:rsidR="00FA798C" w:rsidRPr="004E4B9D">
        <w:rPr>
          <w:rFonts w:cstheme="minorHAnsi"/>
          <w:sz w:val="24"/>
          <w:szCs w:val="24"/>
        </w:rPr>
        <w:t>grants (Small Business Innovation Research/Small Business Technology Transfer federal grants)</w:t>
      </w:r>
      <w:r w:rsidRPr="004E4B9D">
        <w:rPr>
          <w:rFonts w:cstheme="minorHAnsi"/>
          <w:sz w:val="24"/>
          <w:szCs w:val="24"/>
        </w:rPr>
        <w:t>, educational seminars, networking opportunities, and shipping/package handling.</w:t>
      </w:r>
      <w:r w:rsidR="009F70FC" w:rsidRPr="004E4B9D">
        <w:rPr>
          <w:rFonts w:cstheme="minorHAnsi"/>
          <w:sz w:val="24"/>
          <w:szCs w:val="24"/>
        </w:rPr>
        <w:t xml:space="preserve"> </w:t>
      </w:r>
    </w:p>
    <w:p w14:paraId="01117709" w14:textId="77777777" w:rsidR="00253E8C" w:rsidRPr="004E4B9D" w:rsidRDefault="00253E8C" w:rsidP="004E4B9D">
      <w:pPr>
        <w:pStyle w:val="ListParagraph"/>
        <w:spacing w:after="0" w:line="240" w:lineRule="auto"/>
        <w:ind w:left="0"/>
        <w:rPr>
          <w:rFonts w:cstheme="minorHAnsi"/>
          <w:sz w:val="24"/>
          <w:szCs w:val="24"/>
        </w:rPr>
      </w:pPr>
    </w:p>
    <w:p w14:paraId="161037B7" w14:textId="2F4CFB92" w:rsidR="00253E8C" w:rsidRPr="004E4B9D" w:rsidRDefault="00253E8C" w:rsidP="004E4B9D">
      <w:pPr>
        <w:pStyle w:val="ListParagraph"/>
        <w:spacing w:after="0" w:line="240" w:lineRule="auto"/>
        <w:ind w:left="0"/>
        <w:rPr>
          <w:rFonts w:cstheme="minorHAnsi"/>
          <w:sz w:val="24"/>
          <w:szCs w:val="24"/>
        </w:rPr>
      </w:pPr>
      <w:r w:rsidRPr="004E4B9D">
        <w:rPr>
          <w:rFonts w:cstheme="minorHAnsi"/>
          <w:sz w:val="24"/>
          <w:szCs w:val="24"/>
        </w:rPr>
        <w:t xml:space="preserve">The </w:t>
      </w:r>
      <w:proofErr w:type="spellStart"/>
      <w:r w:rsidRPr="004E4B9D">
        <w:rPr>
          <w:rFonts w:cstheme="minorHAnsi"/>
          <w:sz w:val="24"/>
          <w:szCs w:val="24"/>
        </w:rPr>
        <w:t>BioVentures</w:t>
      </w:r>
      <w:proofErr w:type="spellEnd"/>
      <w:r w:rsidRPr="004E4B9D">
        <w:rPr>
          <w:rFonts w:cstheme="minorHAnsi"/>
          <w:sz w:val="24"/>
          <w:szCs w:val="24"/>
        </w:rPr>
        <w:t xml:space="preserve"> Center (BVC) in the park contains wet laboratory modules that can be shared for life science companies and office/dry laboratory modules for engineering and technology-based companies. </w:t>
      </w:r>
      <w:r w:rsidR="00332AF4">
        <w:rPr>
          <w:rFonts w:cstheme="minorHAnsi"/>
          <w:sz w:val="24"/>
          <w:szCs w:val="24"/>
        </w:rPr>
        <w:t xml:space="preserve">The </w:t>
      </w:r>
      <w:proofErr w:type="spellStart"/>
      <w:r w:rsidR="00332AF4">
        <w:rPr>
          <w:rFonts w:cstheme="minorHAnsi"/>
          <w:sz w:val="24"/>
          <w:szCs w:val="24"/>
        </w:rPr>
        <w:t>BioVentures</w:t>
      </w:r>
      <w:proofErr w:type="spellEnd"/>
      <w:r w:rsidR="00332AF4">
        <w:rPr>
          <w:rFonts w:cstheme="minorHAnsi"/>
          <w:sz w:val="24"/>
          <w:szCs w:val="24"/>
        </w:rPr>
        <w:t xml:space="preserve"> Center wet lab space is currently</w:t>
      </w:r>
      <w:r w:rsidR="00DD496F">
        <w:rPr>
          <w:rFonts w:cstheme="minorHAnsi"/>
          <w:sz w:val="24"/>
          <w:szCs w:val="24"/>
        </w:rPr>
        <w:t xml:space="preserve"> full</w:t>
      </w:r>
      <w:r w:rsidR="00332AF4">
        <w:rPr>
          <w:rFonts w:cstheme="minorHAnsi"/>
          <w:sz w:val="24"/>
          <w:szCs w:val="24"/>
        </w:rPr>
        <w:t xml:space="preserve"> and has a waiting list. </w:t>
      </w:r>
    </w:p>
    <w:p w14:paraId="073617BD" w14:textId="77777777" w:rsidR="00253E8C" w:rsidRPr="004E4B9D" w:rsidRDefault="00253E8C" w:rsidP="004E4B9D">
      <w:pPr>
        <w:pStyle w:val="ListParagraph"/>
        <w:spacing w:after="0" w:line="240" w:lineRule="auto"/>
        <w:ind w:left="0"/>
        <w:rPr>
          <w:rFonts w:cstheme="minorHAnsi"/>
          <w:sz w:val="24"/>
          <w:szCs w:val="24"/>
        </w:rPr>
      </w:pPr>
    </w:p>
    <w:p w14:paraId="41396BBD" w14:textId="35A1DD21" w:rsidR="00253E8C" w:rsidRPr="004E4B9D" w:rsidRDefault="0081440A" w:rsidP="004E4B9D">
      <w:pPr>
        <w:pStyle w:val="ListParagraph"/>
        <w:spacing w:after="0" w:line="240" w:lineRule="auto"/>
        <w:ind w:left="0"/>
        <w:rPr>
          <w:rFonts w:cstheme="minorHAnsi"/>
          <w:sz w:val="24"/>
          <w:szCs w:val="24"/>
        </w:rPr>
      </w:pPr>
      <w:r w:rsidRPr="004E4B9D">
        <w:rPr>
          <w:rFonts w:cstheme="minorHAnsi"/>
          <w:sz w:val="24"/>
          <w:szCs w:val="24"/>
        </w:rPr>
        <w:t>The Park</w:t>
      </w:r>
      <w:r w:rsidR="00253E8C" w:rsidRPr="004E4B9D">
        <w:rPr>
          <w:rFonts w:cstheme="minorHAnsi"/>
          <w:sz w:val="24"/>
          <w:szCs w:val="24"/>
        </w:rPr>
        <w:t xml:space="preserve"> is also home to </w:t>
      </w:r>
      <w:r w:rsidR="00E86A72" w:rsidRPr="004E4B9D">
        <w:rPr>
          <w:rFonts w:cstheme="minorHAnsi"/>
          <w:sz w:val="24"/>
          <w:szCs w:val="24"/>
        </w:rPr>
        <w:t xml:space="preserve">three </w:t>
      </w:r>
      <w:r w:rsidR="00253E8C" w:rsidRPr="004E4B9D">
        <w:rPr>
          <w:rFonts w:cstheme="minorHAnsi"/>
          <w:sz w:val="24"/>
          <w:szCs w:val="24"/>
        </w:rPr>
        <w:t>of the university’s specialized core facilities.</w:t>
      </w:r>
      <w:r w:rsidR="006C2D21" w:rsidRPr="004E4B9D">
        <w:rPr>
          <w:rFonts w:cstheme="minorHAnsi"/>
          <w:sz w:val="24"/>
          <w:szCs w:val="24"/>
        </w:rPr>
        <w:t xml:space="preserve"> </w:t>
      </w:r>
      <w:r w:rsidR="00253E8C" w:rsidRPr="004E4B9D">
        <w:rPr>
          <w:rFonts w:cstheme="minorHAnsi"/>
          <w:sz w:val="24"/>
          <w:szCs w:val="24"/>
        </w:rPr>
        <w:t>These facilities provide technical support services critical to the growth of start-up companies as well as existing industry partners:</w:t>
      </w:r>
    </w:p>
    <w:p w14:paraId="04A12FDA" w14:textId="77777777" w:rsidR="00253E8C" w:rsidRPr="004E4B9D" w:rsidRDefault="00253E8C" w:rsidP="004E4B9D">
      <w:pPr>
        <w:pStyle w:val="ListParagraph"/>
        <w:numPr>
          <w:ilvl w:val="0"/>
          <w:numId w:val="4"/>
        </w:numPr>
        <w:spacing w:after="0" w:line="240" w:lineRule="auto"/>
        <w:rPr>
          <w:rFonts w:cstheme="minorHAnsi"/>
          <w:sz w:val="24"/>
          <w:szCs w:val="24"/>
        </w:rPr>
      </w:pPr>
      <w:r w:rsidRPr="004E4B9D">
        <w:rPr>
          <w:rFonts w:cstheme="minorHAnsi"/>
          <w:sz w:val="24"/>
          <w:szCs w:val="24"/>
        </w:rPr>
        <w:t>Center for Biocatalysis and Bioprocessing operates a microbial fermentation facility and specializes in both upstream and downstream bioprocessing with expertise in process scale up for food products, biofuels, biopharmaceuticals, and other biotechnology products.</w:t>
      </w:r>
    </w:p>
    <w:p w14:paraId="36B55E0A" w14:textId="147D6CE0" w:rsidR="006C2D21" w:rsidRPr="004E4B9D" w:rsidRDefault="002010FF" w:rsidP="004E4B9D">
      <w:pPr>
        <w:pStyle w:val="ListParagraph"/>
        <w:numPr>
          <w:ilvl w:val="0"/>
          <w:numId w:val="4"/>
        </w:numPr>
        <w:spacing w:after="0" w:line="240" w:lineRule="auto"/>
        <w:rPr>
          <w:rFonts w:cstheme="minorHAnsi"/>
          <w:sz w:val="24"/>
          <w:szCs w:val="24"/>
        </w:rPr>
      </w:pPr>
      <w:r>
        <w:rPr>
          <w:rFonts w:cstheme="minorHAnsi"/>
          <w:sz w:val="24"/>
          <w:szCs w:val="24"/>
        </w:rPr>
        <w:t>University of Iowa Driving Safety Research Institute</w:t>
      </w:r>
      <w:r w:rsidRPr="004E4B9D" w:rsidDel="002010FF">
        <w:rPr>
          <w:rFonts w:cstheme="minorHAnsi"/>
          <w:sz w:val="24"/>
          <w:szCs w:val="24"/>
        </w:rPr>
        <w:t xml:space="preserve"> </w:t>
      </w:r>
      <w:r w:rsidR="00253E8C" w:rsidRPr="004E4B9D">
        <w:rPr>
          <w:rFonts w:cstheme="minorHAnsi"/>
          <w:sz w:val="24"/>
          <w:szCs w:val="24"/>
        </w:rPr>
        <w:t>conducts research and development on driving safety for the government, military, and industry partners.</w:t>
      </w:r>
    </w:p>
    <w:p w14:paraId="66E5870A" w14:textId="77777777" w:rsidR="002D21E0" w:rsidRPr="004E4B9D" w:rsidRDefault="00253E8C" w:rsidP="004E4B9D">
      <w:pPr>
        <w:pStyle w:val="ListParagraph"/>
        <w:numPr>
          <w:ilvl w:val="0"/>
          <w:numId w:val="4"/>
        </w:numPr>
        <w:spacing w:after="0" w:line="240" w:lineRule="auto"/>
        <w:rPr>
          <w:rFonts w:cstheme="minorHAnsi"/>
          <w:sz w:val="24"/>
          <w:szCs w:val="24"/>
        </w:rPr>
      </w:pPr>
      <w:r w:rsidRPr="004E4B9D">
        <w:rPr>
          <w:rFonts w:cstheme="minorHAnsi"/>
          <w:sz w:val="24"/>
          <w:szCs w:val="24"/>
        </w:rPr>
        <w:t>State Hygienic Laboratory is the state’s environmental and public health laboratory, serving all ninety-nine Iowa counties as well as out-of-state clients by testing and tracking infectious diseases and illnesses.</w:t>
      </w:r>
    </w:p>
    <w:p w14:paraId="0E7A6992" w14:textId="77777777" w:rsidR="001508FB" w:rsidRPr="004E4B9D" w:rsidRDefault="001508FB" w:rsidP="004E4B9D">
      <w:pPr>
        <w:spacing w:after="0" w:line="240" w:lineRule="auto"/>
        <w:rPr>
          <w:rFonts w:cstheme="minorHAnsi"/>
          <w:sz w:val="24"/>
          <w:szCs w:val="24"/>
        </w:rPr>
      </w:pPr>
    </w:p>
    <w:p w14:paraId="57C93290" w14:textId="7E99572C" w:rsidR="006F6FD2" w:rsidRPr="004E4B9D" w:rsidRDefault="006F6FD2" w:rsidP="1D747D52">
      <w:pPr>
        <w:pStyle w:val="ListParagraph"/>
        <w:spacing w:after="0" w:line="240" w:lineRule="auto"/>
        <w:rPr>
          <w:sz w:val="24"/>
          <w:szCs w:val="24"/>
        </w:rPr>
      </w:pPr>
    </w:p>
    <w:p w14:paraId="5CA5B11A" w14:textId="6AB26590" w:rsidR="00377446" w:rsidRPr="004E4B9D" w:rsidRDefault="4B2EE6DC" w:rsidP="009277E3">
      <w:pPr>
        <w:pStyle w:val="ListParagraph"/>
        <w:spacing w:after="0" w:line="240" w:lineRule="auto"/>
        <w:ind w:left="0"/>
        <w:jc w:val="center"/>
      </w:pPr>
      <w:r>
        <w:rPr>
          <w:noProof/>
        </w:rPr>
        <w:drawing>
          <wp:inline distT="0" distB="0" distL="0" distR="0" wp14:anchorId="29EE8285" wp14:editId="117A2A70">
            <wp:extent cx="2286000" cy="1109663"/>
            <wp:effectExtent l="0" t="0" r="0" b="0"/>
            <wp:docPr id="317093920" name="Picture 317093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286000" cy="1109663"/>
                    </a:xfrm>
                    <a:prstGeom prst="rect">
                      <a:avLst/>
                    </a:prstGeom>
                  </pic:spPr>
                </pic:pic>
              </a:graphicData>
            </a:graphic>
          </wp:inline>
        </w:drawing>
      </w:r>
    </w:p>
    <w:p w14:paraId="7D4341A0" w14:textId="69D40403" w:rsidR="00EB2FA7" w:rsidRPr="00AF2080" w:rsidRDefault="00EB2FA7" w:rsidP="00AF2080">
      <w:pPr>
        <w:pStyle w:val="ListParagraph"/>
        <w:spacing w:after="0" w:line="240" w:lineRule="auto"/>
        <w:ind w:left="0"/>
        <w:rPr>
          <w:sz w:val="24"/>
          <w:szCs w:val="24"/>
        </w:rPr>
      </w:pPr>
      <w:r w:rsidRPr="00AF2080">
        <w:rPr>
          <w:sz w:val="24"/>
          <w:szCs w:val="24"/>
        </w:rPr>
        <w:t xml:space="preserve">UI Ventures </w:t>
      </w:r>
      <w:r w:rsidR="00FE09FC" w:rsidRPr="00AF2080">
        <w:rPr>
          <w:sz w:val="24"/>
          <w:szCs w:val="24"/>
        </w:rPr>
        <w:t>(</w:t>
      </w:r>
      <w:hyperlink r:id="rId17">
        <w:r w:rsidR="00FE09FC" w:rsidRPr="00AF2080">
          <w:rPr>
            <w:rStyle w:val="Hyperlink"/>
            <w:sz w:val="24"/>
            <w:szCs w:val="24"/>
          </w:rPr>
          <w:t>https://uiventures.uiowa.edu/</w:t>
        </w:r>
      </w:hyperlink>
      <w:r w:rsidR="00FE09FC" w:rsidRPr="00AF2080">
        <w:rPr>
          <w:sz w:val="24"/>
          <w:szCs w:val="24"/>
        </w:rPr>
        <w:t xml:space="preserve">) </w:t>
      </w:r>
      <w:r w:rsidR="00AF2080" w:rsidRPr="00AF2080">
        <w:rPr>
          <w:rFonts w:ascii="Calibri" w:hAnsi="Calibri" w:cs="Calibri"/>
          <w:color w:val="000000"/>
          <w:sz w:val="24"/>
          <w:szCs w:val="24"/>
          <w:bdr w:val="none" w:sz="0" w:space="0" w:color="auto" w:frame="1"/>
        </w:rPr>
        <w:t xml:space="preserve">assists university faculty and staff in transforming their research into successful business endeavors so that their technologies can reach the population it was intended to help. As part of the Office of Innovation, UI Ventures supports </w:t>
      </w:r>
      <w:r w:rsidR="67D2B273" w:rsidRPr="00AF2080">
        <w:rPr>
          <w:rFonts w:ascii="Calibri" w:hAnsi="Calibri" w:cs="Calibri"/>
          <w:color w:val="000000"/>
          <w:sz w:val="24"/>
          <w:szCs w:val="24"/>
          <w:bdr w:val="none" w:sz="0" w:space="0" w:color="auto" w:frame="1"/>
        </w:rPr>
        <w:t>cultural</w:t>
      </w:r>
      <w:r w:rsidR="00AF2080" w:rsidRPr="00AF2080">
        <w:rPr>
          <w:rFonts w:ascii="Calibri" w:hAnsi="Calibri" w:cs="Calibri"/>
          <w:color w:val="000000"/>
          <w:sz w:val="24"/>
          <w:szCs w:val="24"/>
          <w:bdr w:val="none" w:sz="0" w:space="0" w:color="auto" w:frame="1"/>
        </w:rPr>
        <w:t xml:space="preserve"> transformation on campus and provides access to capital and world-class talent to build successful companies around innovations originating from research at the university.</w:t>
      </w:r>
      <w:r w:rsidR="00AF2080">
        <w:rPr>
          <w:rFonts w:ascii="inherit" w:hAnsi="inherit" w:cs="Calibri"/>
          <w:color w:val="000000"/>
          <w:sz w:val="24"/>
          <w:szCs w:val="24"/>
          <w:bdr w:val="none" w:sz="0" w:space="0" w:color="auto" w:frame="1"/>
        </w:rPr>
        <w:t xml:space="preserve"> </w:t>
      </w:r>
      <w:r w:rsidR="00AF2080" w:rsidRPr="00AF2080">
        <w:rPr>
          <w:rFonts w:ascii="Calibri" w:hAnsi="Calibri" w:cs="Calibri"/>
          <w:color w:val="000000"/>
          <w:sz w:val="24"/>
          <w:szCs w:val="24"/>
          <w:bdr w:val="none" w:sz="0" w:space="0" w:color="auto" w:frame="1"/>
        </w:rPr>
        <w:t>As faculty develop technology, they are often left with an unknown question of “What’s next?” as their research evolves beyond basic principles and requires additional expertise and funding beyond what is available at the University.</w:t>
      </w:r>
      <w:r w:rsidR="00AF2080" w:rsidRPr="00AF2080">
        <w:rPr>
          <w:rStyle w:val="apple-converted-space"/>
          <w:rFonts w:ascii="inherit" w:hAnsi="inherit" w:cs="Calibri"/>
          <w:color w:val="000000"/>
          <w:sz w:val="24"/>
          <w:szCs w:val="24"/>
          <w:bdr w:val="none" w:sz="0" w:space="0" w:color="auto" w:frame="1"/>
        </w:rPr>
        <w:t> </w:t>
      </w:r>
      <w:r w:rsidR="00AF2080" w:rsidRPr="00AF2080">
        <w:rPr>
          <w:rFonts w:ascii="Calibri" w:hAnsi="Calibri" w:cs="Calibri"/>
          <w:color w:val="000000"/>
          <w:sz w:val="24"/>
          <w:szCs w:val="24"/>
          <w:bdr w:val="none" w:sz="0" w:space="0" w:color="auto" w:frame="1"/>
        </w:rPr>
        <w:t>UI Ventures supports this transition through deployment of GAP funds to address specific business validation questions and utilizes a robust network of experts who have successfully started, scaled, and exited companies in the same areas as our faculty entrepreneurs. If faculty choose to start a new company, UI Ventures facilitates connections with industry-specific executives and funding resources to launch and grow their companies as well as serving as a liaison between the company and university services. UI Ventures routinely brings venture capitalists and successful entrepreneurs from around the country to campus so that faculty may directly engage with those who have direct experience. In addition, UI Ventures manages the TRI incubator, Nurse Innovators program, and operates the MADE program to encourage faculty and staff innovation and entrepreneurship throughout campus.</w:t>
      </w:r>
      <w:r w:rsidR="00AF2080" w:rsidRPr="00AF2080">
        <w:rPr>
          <w:rFonts w:ascii="Calibri" w:hAnsi="Calibri" w:cs="Calibri"/>
          <w:color w:val="000000"/>
          <w:sz w:val="24"/>
          <w:szCs w:val="24"/>
          <w:shd w:val="clear" w:color="auto" w:fill="FFFFFF"/>
        </w:rPr>
        <w:t> </w:t>
      </w:r>
      <w:r w:rsidRPr="00AF2080">
        <w:rPr>
          <w:sz w:val="24"/>
          <w:szCs w:val="24"/>
        </w:rPr>
        <w:t xml:space="preserve"> </w:t>
      </w:r>
    </w:p>
    <w:p w14:paraId="1DE87FE0" w14:textId="77777777" w:rsidR="00AF2080" w:rsidRPr="004E4B9D" w:rsidRDefault="00AF2080" w:rsidP="00AF2080">
      <w:pPr>
        <w:pStyle w:val="ListParagraph"/>
        <w:spacing w:after="0" w:line="240" w:lineRule="auto"/>
        <w:ind w:left="0"/>
        <w:jc w:val="center"/>
      </w:pPr>
      <w:r>
        <w:rPr>
          <w:noProof/>
        </w:rPr>
        <w:drawing>
          <wp:inline distT="0" distB="0" distL="0" distR="0" wp14:anchorId="0E8B8571" wp14:editId="198AFFF8">
            <wp:extent cx="2286000" cy="1023575"/>
            <wp:effectExtent l="0" t="0" r="0" b="0"/>
            <wp:docPr id="1977700210" name="Picture 1977700210" descr="A logo with green and grey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00210" name="Picture 1977700210" descr="A logo with green and grey circles&#10;&#10;Description automatically generated"/>
                    <pic:cNvPicPr/>
                  </pic:nvPicPr>
                  <pic:blipFill>
                    <a:blip r:embed="rId18">
                      <a:extLst>
                        <a:ext uri="{28A0092B-C50C-407E-A947-70E740481C1C}">
                          <a14:useLocalDpi xmlns:a14="http://schemas.microsoft.com/office/drawing/2010/main" val="0"/>
                        </a:ext>
                      </a:extLst>
                    </a:blip>
                    <a:srcRect b="7758"/>
                    <a:stretch>
                      <a:fillRect/>
                    </a:stretch>
                  </pic:blipFill>
                  <pic:spPr>
                    <a:xfrm>
                      <a:off x="0" y="0"/>
                      <a:ext cx="2286000" cy="1023575"/>
                    </a:xfrm>
                    <a:prstGeom prst="rect">
                      <a:avLst/>
                    </a:prstGeom>
                  </pic:spPr>
                </pic:pic>
              </a:graphicData>
            </a:graphic>
          </wp:inline>
        </w:drawing>
      </w:r>
    </w:p>
    <w:p w14:paraId="7B7E8080" w14:textId="77777777" w:rsidR="00AF2080" w:rsidRDefault="00AF2080" w:rsidP="00AF2080">
      <w:pPr>
        <w:pStyle w:val="ListParagraph"/>
        <w:spacing w:after="0" w:line="240" w:lineRule="auto"/>
        <w:ind w:left="0"/>
        <w:rPr>
          <w:rFonts w:cstheme="minorHAnsi"/>
          <w:sz w:val="24"/>
          <w:szCs w:val="24"/>
        </w:rPr>
      </w:pPr>
      <w:r w:rsidRPr="004E4B9D">
        <w:rPr>
          <w:rFonts w:cstheme="minorHAnsi"/>
          <w:sz w:val="24"/>
          <w:szCs w:val="24"/>
        </w:rPr>
        <w:t>The Translational Research Incubator (TRI) (</w:t>
      </w:r>
      <w:hyperlink r:id="rId19" w:history="1">
        <w:r w:rsidRPr="004730A1">
          <w:rPr>
            <w:rStyle w:val="Hyperlink"/>
            <w:rFonts w:cstheme="minorHAnsi"/>
            <w:sz w:val="24"/>
            <w:szCs w:val="24"/>
          </w:rPr>
          <w:t>https://uiventures.uiowa.edu/translational-research-incubator</w:t>
        </w:r>
      </w:hyperlink>
      <w:r w:rsidRPr="004E4B9D">
        <w:rPr>
          <w:rFonts w:cstheme="minorHAnsi"/>
          <w:sz w:val="24"/>
          <w:szCs w:val="24"/>
        </w:rPr>
        <w:t>)</w:t>
      </w:r>
      <w:r>
        <w:rPr>
          <w:rFonts w:cstheme="minorHAnsi"/>
          <w:sz w:val="24"/>
          <w:szCs w:val="24"/>
        </w:rPr>
        <w:t xml:space="preserve"> </w:t>
      </w:r>
      <w:r w:rsidRPr="004E4B9D">
        <w:rPr>
          <w:rFonts w:cstheme="minorHAnsi"/>
          <w:sz w:val="24"/>
          <w:szCs w:val="24"/>
        </w:rPr>
        <w:t>serves</w:t>
      </w:r>
      <w:r>
        <w:rPr>
          <w:rFonts w:cstheme="minorHAnsi"/>
          <w:sz w:val="24"/>
          <w:szCs w:val="24"/>
        </w:rPr>
        <w:t xml:space="preserve"> a critical role in launching </w:t>
      </w:r>
      <w:proofErr w:type="spellStart"/>
      <w:r>
        <w:rPr>
          <w:rFonts w:cstheme="minorHAnsi"/>
          <w:sz w:val="24"/>
          <w:szCs w:val="24"/>
        </w:rPr>
        <w:t>medtech</w:t>
      </w:r>
      <w:proofErr w:type="spellEnd"/>
      <w:r>
        <w:rPr>
          <w:rFonts w:cstheme="minorHAnsi"/>
          <w:sz w:val="24"/>
          <w:szCs w:val="24"/>
        </w:rPr>
        <w:t xml:space="preserve"> companies by providing 1) a physical location for the company in close proximity to clinical founders; and 2) shared lab equipment so companies can focus</w:t>
      </w:r>
      <w:r w:rsidRPr="004E4B9D">
        <w:rPr>
          <w:rFonts w:cstheme="minorHAnsi"/>
          <w:sz w:val="24"/>
          <w:szCs w:val="24"/>
        </w:rPr>
        <w:t xml:space="preserve"> their limited resources on technology-specific development to maximize their funding</w:t>
      </w:r>
      <w:r>
        <w:rPr>
          <w:rFonts w:cstheme="minorHAnsi"/>
          <w:sz w:val="24"/>
          <w:szCs w:val="24"/>
        </w:rPr>
        <w:t xml:space="preserve">. </w:t>
      </w:r>
      <w:r w:rsidRPr="004E4B9D">
        <w:rPr>
          <w:rFonts w:cstheme="minorHAnsi"/>
          <w:sz w:val="24"/>
          <w:szCs w:val="24"/>
        </w:rPr>
        <w:t xml:space="preserve">Much of the support for TRI goes to purchasing </w:t>
      </w:r>
      <w:r>
        <w:rPr>
          <w:rFonts w:cstheme="minorHAnsi"/>
          <w:sz w:val="24"/>
          <w:szCs w:val="24"/>
        </w:rPr>
        <w:t xml:space="preserve">and maintaining </w:t>
      </w:r>
      <w:r w:rsidRPr="004E4B9D">
        <w:rPr>
          <w:rFonts w:cstheme="minorHAnsi"/>
          <w:sz w:val="24"/>
          <w:szCs w:val="24"/>
        </w:rPr>
        <w:t>equipment that can be shared among the company tenants</w:t>
      </w:r>
      <w:r>
        <w:rPr>
          <w:rFonts w:cstheme="minorHAnsi"/>
          <w:sz w:val="24"/>
          <w:szCs w:val="24"/>
        </w:rPr>
        <w:t xml:space="preserve"> with an in-kind contribution of at-cost facility space</w:t>
      </w:r>
      <w:r w:rsidRPr="004E4B9D">
        <w:rPr>
          <w:rFonts w:cstheme="minorHAnsi"/>
          <w:sz w:val="24"/>
          <w:szCs w:val="24"/>
        </w:rPr>
        <w:t>.</w:t>
      </w:r>
    </w:p>
    <w:p w14:paraId="3F149D52" w14:textId="77777777" w:rsidR="00AF2080" w:rsidRDefault="00AF2080" w:rsidP="00AF2080">
      <w:pPr>
        <w:pStyle w:val="ListParagraph"/>
        <w:spacing w:after="0" w:line="240" w:lineRule="auto"/>
        <w:ind w:left="0"/>
        <w:rPr>
          <w:rFonts w:cstheme="minorHAnsi"/>
          <w:sz w:val="24"/>
          <w:szCs w:val="24"/>
        </w:rPr>
      </w:pPr>
    </w:p>
    <w:p w14:paraId="14E41F25" w14:textId="3A6346DA" w:rsidR="00AF2080" w:rsidRPr="00AF2080" w:rsidRDefault="00AF2080" w:rsidP="3AB77B79">
      <w:pPr>
        <w:pStyle w:val="ListParagraph"/>
        <w:spacing w:after="0" w:line="240" w:lineRule="auto"/>
        <w:ind w:left="0"/>
        <w:rPr>
          <w:sz w:val="24"/>
          <w:szCs w:val="24"/>
        </w:rPr>
      </w:pPr>
      <w:r w:rsidRPr="3AB77B79">
        <w:rPr>
          <w:sz w:val="24"/>
          <w:szCs w:val="24"/>
        </w:rPr>
        <w:t xml:space="preserve">The TRI space, located in the Medical Laboratories building, can house up to four early-stage research-based biomedical or life science companies focused on commercializing technology developed at the University of Iowa. The space is ideal for small start-ups that need to conduct early-stage proof-of-concept experiments, often with SBIR/STTR funding, to attract the investment needed to expand operations at the UI Research Park and other locations. The TRI </w:t>
      </w:r>
      <w:r w:rsidRPr="3AB77B79">
        <w:rPr>
          <w:sz w:val="24"/>
          <w:szCs w:val="24"/>
        </w:rPr>
        <w:lastRenderedPageBreak/>
        <w:t>has proven successful in helping companies secure over $12</w:t>
      </w:r>
      <w:r w:rsidR="3902E4F4" w:rsidRPr="3AB77B79">
        <w:rPr>
          <w:sz w:val="24"/>
          <w:szCs w:val="24"/>
        </w:rPr>
        <w:t xml:space="preserve"> million</w:t>
      </w:r>
      <w:r w:rsidRPr="3AB77B79">
        <w:rPr>
          <w:sz w:val="24"/>
          <w:szCs w:val="24"/>
        </w:rPr>
        <w:t xml:space="preserve"> in both federal (SBIR/STTR) and private grants. These companies have gone on to raise over $57</w:t>
      </w:r>
      <w:r w:rsidR="535FF12A" w:rsidRPr="3AB77B79">
        <w:rPr>
          <w:sz w:val="24"/>
          <w:szCs w:val="24"/>
        </w:rPr>
        <w:t xml:space="preserve"> million</w:t>
      </w:r>
      <w:r w:rsidRPr="3AB77B79">
        <w:rPr>
          <w:sz w:val="24"/>
          <w:szCs w:val="24"/>
        </w:rPr>
        <w:t xml:space="preserve"> in equity funding.   </w:t>
      </w:r>
    </w:p>
    <w:p w14:paraId="52B9902A" w14:textId="6F04C4FB" w:rsidR="00EB2FA7" w:rsidRPr="004E4B9D" w:rsidRDefault="00EB2FA7" w:rsidP="1D747D52">
      <w:pPr>
        <w:pStyle w:val="ListParagraph"/>
        <w:spacing w:after="0" w:line="240" w:lineRule="auto"/>
        <w:ind w:left="0"/>
        <w:jc w:val="center"/>
      </w:pPr>
    </w:p>
    <w:p w14:paraId="3CED7CF5" w14:textId="2E5BD61C" w:rsidR="00EB2FA7" w:rsidRPr="004E4B9D" w:rsidRDefault="6984CB63" w:rsidP="1D747D52">
      <w:pPr>
        <w:pStyle w:val="ListParagraph"/>
        <w:spacing w:after="0" w:line="240" w:lineRule="auto"/>
        <w:ind w:left="0"/>
        <w:jc w:val="center"/>
      </w:pPr>
      <w:r>
        <w:rPr>
          <w:noProof/>
        </w:rPr>
        <w:drawing>
          <wp:inline distT="0" distB="0" distL="0" distR="0" wp14:anchorId="02E70D23" wp14:editId="2CF8699E">
            <wp:extent cx="2286000" cy="908780"/>
            <wp:effectExtent l="0" t="0" r="0" b="0"/>
            <wp:docPr id="2000142948" name="Picture 2000142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rcRect b="18103"/>
                    <a:stretch>
                      <a:fillRect/>
                    </a:stretch>
                  </pic:blipFill>
                  <pic:spPr>
                    <a:xfrm>
                      <a:off x="0" y="0"/>
                      <a:ext cx="2286000" cy="908780"/>
                    </a:xfrm>
                    <a:prstGeom prst="rect">
                      <a:avLst/>
                    </a:prstGeom>
                  </pic:spPr>
                </pic:pic>
              </a:graphicData>
            </a:graphic>
          </wp:inline>
        </w:drawing>
      </w:r>
    </w:p>
    <w:p w14:paraId="7DDF877C" w14:textId="107839AA" w:rsidR="00EB2FA7" w:rsidRDefault="00EB2FA7" w:rsidP="004E4B9D">
      <w:pPr>
        <w:spacing w:after="0" w:line="240" w:lineRule="auto"/>
        <w:rPr>
          <w:rStyle w:val="Emphasis"/>
          <w:rFonts w:cstheme="minorHAnsi"/>
          <w:i w:val="0"/>
          <w:sz w:val="24"/>
          <w:szCs w:val="24"/>
        </w:rPr>
      </w:pPr>
      <w:r w:rsidRPr="004E4B9D">
        <w:rPr>
          <w:rFonts w:cstheme="minorHAnsi"/>
          <w:sz w:val="24"/>
          <w:szCs w:val="24"/>
        </w:rPr>
        <w:t>Iowa MADE</w:t>
      </w:r>
      <w:r w:rsidR="00112947" w:rsidRPr="004E4B9D">
        <w:rPr>
          <w:rFonts w:cstheme="minorHAnsi"/>
          <w:sz w:val="24"/>
          <w:szCs w:val="24"/>
        </w:rPr>
        <w:t xml:space="preserve"> (</w:t>
      </w:r>
      <w:hyperlink r:id="rId21" w:history="1">
        <w:r w:rsidR="00577AD9" w:rsidRPr="00C71152">
          <w:rPr>
            <w:rStyle w:val="Hyperlink"/>
            <w:rFonts w:cstheme="minorHAnsi"/>
            <w:sz w:val="24"/>
            <w:szCs w:val="24"/>
          </w:rPr>
          <w:t>https://iowamade.org/</w:t>
        </w:r>
      </w:hyperlink>
      <w:r w:rsidR="00112947" w:rsidRPr="004E4B9D">
        <w:rPr>
          <w:rFonts w:cstheme="minorHAnsi"/>
          <w:sz w:val="24"/>
          <w:szCs w:val="24"/>
        </w:rPr>
        <w:t>)</w:t>
      </w:r>
      <w:r w:rsidR="00577AD9">
        <w:rPr>
          <w:rFonts w:cstheme="minorHAnsi"/>
          <w:sz w:val="24"/>
          <w:szCs w:val="24"/>
        </w:rPr>
        <w:t xml:space="preserve"> </w:t>
      </w:r>
      <w:r w:rsidRPr="004E4B9D">
        <w:rPr>
          <w:rFonts w:cstheme="minorHAnsi"/>
          <w:sz w:val="24"/>
          <w:szCs w:val="24"/>
        </w:rPr>
        <w:t>is a first of its kind program</w:t>
      </w:r>
      <w:r w:rsidR="002D21E0" w:rsidRPr="004E4B9D">
        <w:rPr>
          <w:rFonts w:cstheme="minorHAnsi"/>
          <w:sz w:val="24"/>
          <w:szCs w:val="24"/>
        </w:rPr>
        <w:t>,</w:t>
      </w:r>
      <w:r w:rsidRPr="004E4B9D">
        <w:rPr>
          <w:rFonts w:cstheme="minorHAnsi"/>
          <w:sz w:val="24"/>
          <w:szCs w:val="24"/>
        </w:rPr>
        <w:t xml:space="preserve"> </w:t>
      </w:r>
      <w:r w:rsidR="002D21E0" w:rsidRPr="004E4B9D">
        <w:rPr>
          <w:rFonts w:cstheme="minorHAnsi"/>
          <w:sz w:val="24"/>
          <w:szCs w:val="24"/>
        </w:rPr>
        <w:t xml:space="preserve">in the nation, </w:t>
      </w:r>
      <w:r w:rsidRPr="004E4B9D">
        <w:rPr>
          <w:rFonts w:cstheme="minorHAnsi"/>
          <w:sz w:val="24"/>
          <w:szCs w:val="24"/>
        </w:rPr>
        <w:t>whose</w:t>
      </w:r>
      <w:r w:rsidRPr="004E4B9D">
        <w:rPr>
          <w:rStyle w:val="Emphasis"/>
          <w:rFonts w:cstheme="minorHAnsi"/>
          <w:i w:val="0"/>
          <w:sz w:val="24"/>
          <w:szCs w:val="24"/>
        </w:rPr>
        <w:t xml:space="preserve"> mission is to encourage and facilitate the U</w:t>
      </w:r>
      <w:r w:rsidR="001C5A90" w:rsidRPr="004E4B9D">
        <w:rPr>
          <w:rStyle w:val="Emphasis"/>
          <w:rFonts w:cstheme="minorHAnsi"/>
          <w:i w:val="0"/>
          <w:sz w:val="24"/>
          <w:szCs w:val="24"/>
        </w:rPr>
        <w:t>I</w:t>
      </w:r>
      <w:r w:rsidRPr="004E4B9D">
        <w:rPr>
          <w:rStyle w:val="Emphasis"/>
          <w:rFonts w:cstheme="minorHAnsi"/>
          <w:i w:val="0"/>
          <w:sz w:val="24"/>
          <w:szCs w:val="24"/>
        </w:rPr>
        <w:t xml:space="preserve"> community to bring innovative, need-based products to market with the goal of enhancing economic development at the university as an extension of research and scholarship.</w:t>
      </w:r>
    </w:p>
    <w:p w14:paraId="0FF005CD" w14:textId="77777777" w:rsidR="00800134" w:rsidRPr="004E4B9D" w:rsidRDefault="00800134" w:rsidP="004E4B9D">
      <w:pPr>
        <w:spacing w:after="0" w:line="240" w:lineRule="auto"/>
        <w:rPr>
          <w:rStyle w:val="Emphasis"/>
          <w:rFonts w:cstheme="minorHAnsi"/>
          <w:sz w:val="24"/>
          <w:szCs w:val="24"/>
        </w:rPr>
      </w:pPr>
    </w:p>
    <w:p w14:paraId="035DA101" w14:textId="470CC575" w:rsidR="00EB2FA7" w:rsidRDefault="00EB2FA7" w:rsidP="004E4B9D">
      <w:pPr>
        <w:spacing w:after="0" w:line="240" w:lineRule="auto"/>
        <w:rPr>
          <w:rFonts w:cstheme="minorHAnsi"/>
          <w:sz w:val="24"/>
          <w:szCs w:val="24"/>
        </w:rPr>
      </w:pPr>
      <w:r w:rsidRPr="004E4B9D">
        <w:rPr>
          <w:rFonts w:cstheme="minorHAnsi"/>
          <w:sz w:val="24"/>
          <w:szCs w:val="24"/>
        </w:rPr>
        <w:t>MADE is a manufacturing and e-commerce initiative launched in FY18 with 3 objectives: 1) bring simple, low volume technology to market</w:t>
      </w:r>
      <w:r w:rsidR="00332AF4">
        <w:rPr>
          <w:rFonts w:cstheme="minorHAnsi"/>
          <w:sz w:val="24"/>
          <w:szCs w:val="24"/>
        </w:rPr>
        <w:t xml:space="preserve"> utilizing local Iowa manufacturing whenever possible</w:t>
      </w:r>
      <w:r w:rsidRPr="004E4B9D">
        <w:rPr>
          <w:rFonts w:cstheme="minorHAnsi"/>
          <w:sz w:val="24"/>
          <w:szCs w:val="24"/>
        </w:rPr>
        <w:t>; 2) contribute to a cultural transformation around innovation on campus; and 3) provide students with an opportunity to learn first-hand the tools necessary to bring a product to market.</w:t>
      </w:r>
      <w:r w:rsidR="006C2D21" w:rsidRPr="004E4B9D">
        <w:rPr>
          <w:rFonts w:cstheme="minorHAnsi"/>
          <w:sz w:val="24"/>
          <w:szCs w:val="24"/>
        </w:rPr>
        <w:t xml:space="preserve"> </w:t>
      </w:r>
      <w:r w:rsidR="001F223B" w:rsidRPr="4267529C">
        <w:rPr>
          <w:sz w:val="24"/>
          <w:szCs w:val="24"/>
        </w:rPr>
        <w:t xml:space="preserve">The program crosses several departments with products from Ophthalmology, Anesthesiology, Dentistry, Cardiothoracic Surgery, and General Surgery. </w:t>
      </w:r>
      <w:r w:rsidRPr="004E4B9D">
        <w:rPr>
          <w:rFonts w:cstheme="minorHAnsi"/>
          <w:sz w:val="24"/>
          <w:szCs w:val="24"/>
        </w:rPr>
        <w:t>Products are available for sale through the iowamade.org website and revenue is used to reimburse development costs to encourage continued support of innovation and development.</w:t>
      </w:r>
      <w:r w:rsidR="006C2D21" w:rsidRPr="004E4B9D">
        <w:rPr>
          <w:rFonts w:cstheme="minorHAnsi"/>
          <w:sz w:val="24"/>
          <w:szCs w:val="24"/>
        </w:rPr>
        <w:t xml:space="preserve"> </w:t>
      </w:r>
      <w:r w:rsidRPr="004E4B9D">
        <w:rPr>
          <w:rFonts w:cstheme="minorHAnsi"/>
          <w:sz w:val="24"/>
          <w:szCs w:val="24"/>
        </w:rPr>
        <w:t xml:space="preserve">All technologies remain available for licensing to an external company through UIRF. </w:t>
      </w:r>
    </w:p>
    <w:p w14:paraId="5F3479FB" w14:textId="77777777" w:rsidR="00800134" w:rsidRPr="004E4B9D" w:rsidRDefault="00800134" w:rsidP="004E4B9D">
      <w:pPr>
        <w:spacing w:after="0" w:line="240" w:lineRule="auto"/>
        <w:rPr>
          <w:rFonts w:cstheme="minorHAnsi"/>
          <w:sz w:val="24"/>
          <w:szCs w:val="24"/>
        </w:rPr>
      </w:pPr>
    </w:p>
    <w:p w14:paraId="3829A1E7" w14:textId="5EC3A815" w:rsidR="00AF2080" w:rsidRDefault="00EB2FA7" w:rsidP="008E3AE8">
      <w:pPr>
        <w:spacing w:after="0" w:line="240" w:lineRule="auto"/>
        <w:rPr>
          <w:rFonts w:cstheme="minorHAnsi"/>
          <w:sz w:val="24"/>
          <w:szCs w:val="24"/>
        </w:rPr>
      </w:pPr>
      <w:r w:rsidRPr="004E4B9D">
        <w:rPr>
          <w:rFonts w:cstheme="minorHAnsi"/>
          <w:sz w:val="24"/>
          <w:szCs w:val="24"/>
        </w:rPr>
        <w:t>An undergraduate student operations team maintains the FDA compliant quality system, manufacturing, product management, marketing</w:t>
      </w:r>
      <w:r w:rsidR="001C5A90" w:rsidRPr="004E4B9D">
        <w:rPr>
          <w:rFonts w:cstheme="minorHAnsi"/>
          <w:sz w:val="24"/>
          <w:szCs w:val="24"/>
        </w:rPr>
        <w:t>,</w:t>
      </w:r>
      <w:r w:rsidRPr="004E4B9D">
        <w:rPr>
          <w:rFonts w:cstheme="minorHAnsi"/>
          <w:sz w:val="24"/>
          <w:szCs w:val="24"/>
        </w:rPr>
        <w:t xml:space="preserve"> and sales.</w:t>
      </w:r>
      <w:r w:rsidR="006C2D21" w:rsidRPr="004E4B9D">
        <w:rPr>
          <w:rFonts w:cstheme="minorHAnsi"/>
          <w:sz w:val="24"/>
          <w:szCs w:val="24"/>
        </w:rPr>
        <w:t xml:space="preserve"> </w:t>
      </w:r>
      <w:r w:rsidRPr="004E4B9D">
        <w:rPr>
          <w:rFonts w:cstheme="minorHAnsi"/>
          <w:sz w:val="24"/>
          <w:szCs w:val="24"/>
        </w:rPr>
        <w:t>These students have the unique opportunity to gain in depth real-world experience and leadership skills on campus to complement their classroom education.</w:t>
      </w:r>
    </w:p>
    <w:p w14:paraId="06044F04" w14:textId="77777777" w:rsidR="008E3AE8" w:rsidRDefault="008E3AE8" w:rsidP="008E3AE8">
      <w:pPr>
        <w:spacing w:after="0" w:line="240" w:lineRule="auto"/>
        <w:rPr>
          <w:rFonts w:cstheme="minorHAnsi"/>
          <w:sz w:val="24"/>
          <w:szCs w:val="24"/>
        </w:rPr>
      </w:pPr>
    </w:p>
    <w:p w14:paraId="501A16B8" w14:textId="77777777" w:rsidR="00E025C6" w:rsidRPr="004E4B9D" w:rsidRDefault="00E025C6" w:rsidP="004E4B9D">
      <w:pPr>
        <w:pStyle w:val="ListParagraph"/>
        <w:spacing w:after="0" w:line="240" w:lineRule="auto"/>
        <w:ind w:left="0"/>
        <w:rPr>
          <w:rFonts w:cstheme="minorHAnsi"/>
          <w:sz w:val="24"/>
          <w:szCs w:val="24"/>
        </w:rPr>
      </w:pPr>
    </w:p>
    <w:p w14:paraId="48D175BF" w14:textId="08A97C46" w:rsidR="00664D7A" w:rsidRPr="004E4B9D" w:rsidRDefault="05A66983" w:rsidP="009E2292">
      <w:pPr>
        <w:pStyle w:val="ListParagraph"/>
        <w:spacing w:after="0" w:line="240" w:lineRule="auto"/>
        <w:ind w:left="0"/>
        <w:jc w:val="center"/>
      </w:pPr>
      <w:r>
        <w:rPr>
          <w:noProof/>
        </w:rPr>
        <w:drawing>
          <wp:inline distT="0" distB="0" distL="0" distR="0" wp14:anchorId="3F72AF4F" wp14:editId="7FF54309">
            <wp:extent cx="2286000" cy="1109663"/>
            <wp:effectExtent l="0" t="0" r="0" b="0"/>
            <wp:docPr id="1375363174" name="Picture 1375363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286000" cy="1109663"/>
                    </a:xfrm>
                    <a:prstGeom prst="rect">
                      <a:avLst/>
                    </a:prstGeom>
                  </pic:spPr>
                </pic:pic>
              </a:graphicData>
            </a:graphic>
          </wp:inline>
        </w:drawing>
      </w:r>
    </w:p>
    <w:p w14:paraId="3B79D1B8" w14:textId="5E35F7D5" w:rsidR="000B2F87" w:rsidRDefault="00C9458C" w:rsidP="000B2F87">
      <w:pPr>
        <w:pStyle w:val="ListBullet"/>
        <w:numPr>
          <w:ilvl w:val="0"/>
          <w:numId w:val="0"/>
        </w:numPr>
        <w:rPr>
          <w:ins w:id="27" w:author="Guzulaityte, Aria" w:date="2025-08-28T15:32:00Z" w16du:dateUtc="2025-08-28T20:32:00Z"/>
        </w:rPr>
      </w:pPr>
      <w:r w:rsidRPr="004E4B9D">
        <w:rPr>
          <w:rFonts w:cstheme="minorHAnsi"/>
          <w:color w:val="000000" w:themeColor="text1"/>
          <w:sz w:val="24"/>
          <w:szCs w:val="24"/>
        </w:rPr>
        <w:t>The John Pappajohn Entrepreneurial Center (</w:t>
      </w:r>
      <w:ins w:id="28" w:author="Guzulaityte, Aria" w:date="2025-08-28T15:32:00Z" w16du:dateUtc="2025-08-28T20:32:00Z">
        <w:r w:rsidR="000B2F87">
          <w:rPr>
            <w:rFonts w:cstheme="minorHAnsi"/>
            <w:color w:val="000000" w:themeColor="text1"/>
            <w:sz w:val="24"/>
            <w:szCs w:val="24"/>
          </w:rPr>
          <w:fldChar w:fldCharType="begin"/>
        </w:r>
        <w:r w:rsidR="000B2F87">
          <w:rPr>
            <w:rFonts w:cstheme="minorHAnsi"/>
            <w:color w:val="000000" w:themeColor="text1"/>
            <w:sz w:val="24"/>
            <w:szCs w:val="24"/>
          </w:rPr>
          <w:instrText>HYPERLINK "https://www.iowajpec.org/"</w:instrText>
        </w:r>
        <w:r w:rsidR="000B2F87">
          <w:rPr>
            <w:rFonts w:cstheme="minorHAnsi"/>
            <w:color w:val="000000" w:themeColor="text1"/>
            <w:sz w:val="24"/>
            <w:szCs w:val="24"/>
          </w:rPr>
        </w:r>
        <w:r w:rsidR="000B2F87">
          <w:rPr>
            <w:rFonts w:cstheme="minorHAnsi"/>
            <w:color w:val="000000" w:themeColor="text1"/>
            <w:sz w:val="24"/>
            <w:szCs w:val="24"/>
          </w:rPr>
          <w:fldChar w:fldCharType="separate"/>
        </w:r>
        <w:r w:rsidRPr="000B2F87">
          <w:rPr>
            <w:rStyle w:val="Hyperlink"/>
            <w:rFonts w:cstheme="minorHAnsi"/>
            <w:sz w:val="24"/>
            <w:szCs w:val="24"/>
          </w:rPr>
          <w:t>Iowa JPEC</w:t>
        </w:r>
        <w:r w:rsidR="000B2F87">
          <w:rPr>
            <w:rFonts w:cstheme="minorHAnsi"/>
            <w:color w:val="000000" w:themeColor="text1"/>
            <w:sz w:val="24"/>
            <w:szCs w:val="24"/>
          </w:rPr>
          <w:fldChar w:fldCharType="end"/>
        </w:r>
      </w:ins>
      <w:r w:rsidRPr="004E4B9D">
        <w:rPr>
          <w:rFonts w:cstheme="minorHAnsi"/>
          <w:color w:val="000000" w:themeColor="text1"/>
          <w:sz w:val="24"/>
          <w:szCs w:val="24"/>
        </w:rPr>
        <w:t xml:space="preserve">) </w:t>
      </w:r>
      <w:del w:id="29" w:author="Guzulaityte, Aria" w:date="2025-08-28T15:32:00Z" w16du:dateUtc="2025-08-28T20:32:00Z">
        <w:r w:rsidRPr="004E4B9D" w:rsidDel="000B2F87">
          <w:rPr>
            <w:rFonts w:cstheme="minorHAnsi"/>
            <w:color w:val="000000" w:themeColor="text1"/>
            <w:sz w:val="24"/>
            <w:szCs w:val="24"/>
          </w:rPr>
          <w:delText>(</w:delText>
        </w:r>
        <w:r w:rsidRPr="000B2F87" w:rsidDel="000B2F87">
          <w:rPr>
            <w:rPrChange w:id="30" w:author="Guzulaityte, Aria" w:date="2025-08-28T15:33:00Z" w16du:dateUtc="2025-08-28T20:33:00Z">
              <w:rPr>
                <w:rStyle w:val="Hyperlink"/>
                <w:rFonts w:cstheme="minorHAnsi"/>
                <w:sz w:val="24"/>
                <w:szCs w:val="24"/>
              </w:rPr>
            </w:rPrChange>
          </w:rPr>
          <w:delText>https://www.iowajpec.org/</w:delText>
        </w:r>
        <w:r w:rsidRPr="004E4B9D" w:rsidDel="000B2F87">
          <w:rPr>
            <w:rFonts w:cstheme="minorHAnsi"/>
            <w:color w:val="000000" w:themeColor="text1"/>
            <w:sz w:val="24"/>
            <w:szCs w:val="24"/>
          </w:rPr>
          <w:delText>)</w:delText>
        </w:r>
      </w:del>
      <w:ins w:id="31" w:author="Guzulaityte, Aria" w:date="2025-08-28T15:32:00Z" w16du:dateUtc="2025-08-28T20:32:00Z">
        <w:r w:rsidR="000B2F87" w:rsidRPr="004954EC">
          <w:t xml:space="preserve">is </w:t>
        </w:r>
        <w:r w:rsidR="000B2F87">
          <w:t>an</w:t>
        </w:r>
        <w:r w:rsidR="000B2F87" w:rsidRPr="004954EC">
          <w:t xml:space="preserve"> engine for entrepreneurship, innovation, and statewide economic growth. Ranked #15 in the nation by </w:t>
        </w:r>
        <w:r w:rsidR="000B2F87" w:rsidRPr="004954EC">
          <w:rPr>
            <w:i/>
            <w:iCs/>
          </w:rPr>
          <w:t>The Princeton Review</w:t>
        </w:r>
        <w:r w:rsidR="000B2F87" w:rsidRPr="004954EC">
          <w:t>, JPEC is recognized as one of the country’s premier entrepreneurship programs</w:t>
        </w:r>
        <w:r w:rsidR="000B2F87">
          <w:t xml:space="preserve"> </w:t>
        </w:r>
        <w:r w:rsidR="000B2F87" w:rsidRPr="004954EC">
          <w:t>equip</w:t>
        </w:r>
        <w:r w:rsidR="000B2F87">
          <w:t>ping</w:t>
        </w:r>
        <w:r w:rsidR="000B2F87" w:rsidRPr="004954EC">
          <w:t xml:space="preserve"> students from every discipline with the mindset and skills to launch ventures, drive innovation, and lead organizations. Academic offerings span the BBA in Entrepreneurship, the BA in Enterprise Leadership (on-campus and online), and undergraduate and graduate certificates</w:t>
        </w:r>
        <w:r w:rsidR="000B2F87">
          <w:t xml:space="preserve"> - </w:t>
        </w:r>
        <w:r w:rsidR="000B2F87" w:rsidRPr="004954EC">
          <w:t>including Entrepreneurial Management, Technological Entrepreneurship, and Innovation</w:t>
        </w:r>
        <w:r w:rsidR="000B2F87">
          <w:t xml:space="preserve"> - </w:t>
        </w:r>
        <w:r w:rsidR="000B2F87" w:rsidRPr="004954EC">
          <w:t xml:space="preserve">reaching more than 2,000 </w:t>
        </w:r>
        <w:r w:rsidR="000B2F87">
          <w:t xml:space="preserve">students </w:t>
        </w:r>
        <w:r w:rsidR="000B2F87" w:rsidRPr="004954EC">
          <w:t xml:space="preserve">annually with applied, team-based, and capstone-driven learning. In addition, JPEC </w:t>
        </w:r>
        <w:r w:rsidR="000B2F87" w:rsidRPr="004954EC">
          <w:lastRenderedPageBreak/>
          <w:t xml:space="preserve">extends entrepreneurship education to the next generation, impacting </w:t>
        </w:r>
        <w:r w:rsidR="000B2F87" w:rsidRPr="0061465B">
          <w:rPr>
            <w:rPrChange w:id="32" w:author="Guzulaityte, Aria" w:date="2025-08-29T16:26:00Z" w16du:dateUtc="2025-08-29T21:26:00Z">
              <w:rPr>
                <w:highlight w:val="yellow"/>
              </w:rPr>
            </w:rPrChange>
          </w:rPr>
          <w:t>2</w:t>
        </w:r>
      </w:ins>
      <w:ins w:id="33" w:author="Guzulaityte, Aria" w:date="2025-08-28T15:34:00Z" w16du:dateUtc="2025-08-28T20:34:00Z">
        <w:r w:rsidR="000B2F87" w:rsidRPr="0061465B">
          <w:rPr>
            <w:rPrChange w:id="34" w:author="Guzulaityte, Aria" w:date="2025-08-29T16:26:00Z" w16du:dateUtc="2025-08-29T21:26:00Z">
              <w:rPr>
                <w:highlight w:val="yellow"/>
              </w:rPr>
            </w:rPrChange>
          </w:rPr>
          <w:t>3</w:t>
        </w:r>
      </w:ins>
      <w:ins w:id="35" w:author="Guzulaityte, Aria" w:date="2025-08-28T15:32:00Z" w16du:dateUtc="2025-08-28T20:32:00Z">
        <w:r w:rsidR="000B2F87" w:rsidRPr="0061465B">
          <w:rPr>
            <w:rPrChange w:id="36" w:author="Guzulaityte, Aria" w:date="2025-08-29T16:26:00Z" w16du:dateUtc="2025-08-29T21:26:00Z">
              <w:rPr>
                <w:highlight w:val="yellow"/>
              </w:rPr>
            </w:rPrChange>
          </w:rPr>
          <w:t>,</w:t>
        </w:r>
      </w:ins>
      <w:ins w:id="37" w:author="Guzulaityte, Aria" w:date="2025-08-28T15:34:00Z" w16du:dateUtc="2025-08-28T20:34:00Z">
        <w:r w:rsidR="000B2F87" w:rsidRPr="0061465B">
          <w:rPr>
            <w:rPrChange w:id="38" w:author="Guzulaityte, Aria" w:date="2025-08-29T16:26:00Z" w16du:dateUtc="2025-08-29T21:26:00Z">
              <w:rPr>
                <w:highlight w:val="yellow"/>
              </w:rPr>
            </w:rPrChange>
          </w:rPr>
          <w:t>354</w:t>
        </w:r>
      </w:ins>
      <w:ins w:id="39" w:author="Guzulaityte, Aria" w:date="2025-08-28T15:32:00Z" w16du:dateUtc="2025-08-28T20:32:00Z">
        <w:r w:rsidR="000B2F87" w:rsidRPr="0061465B">
          <w:rPr>
            <w:rPrChange w:id="40" w:author="Guzulaityte, Aria" w:date="2025-08-29T16:26:00Z" w16du:dateUtc="2025-08-29T21:26:00Z">
              <w:rPr>
                <w:highlight w:val="yellow"/>
              </w:rPr>
            </w:rPrChange>
          </w:rPr>
          <w:t xml:space="preserve"> K–12 students across </w:t>
        </w:r>
      </w:ins>
      <w:ins w:id="41" w:author="Guzulaityte, Aria" w:date="2025-08-28T15:34:00Z" w16du:dateUtc="2025-08-28T20:34:00Z">
        <w:r w:rsidR="000B2F87" w:rsidRPr="0061465B">
          <w:rPr>
            <w:rPrChange w:id="42" w:author="Guzulaityte, Aria" w:date="2025-08-29T16:26:00Z" w16du:dateUtc="2025-08-29T21:26:00Z">
              <w:rPr>
                <w:highlight w:val="yellow"/>
              </w:rPr>
            </w:rPrChange>
          </w:rPr>
          <w:t>37</w:t>
        </w:r>
      </w:ins>
      <w:ins w:id="43" w:author="Guzulaityte, Aria" w:date="2025-08-28T15:32:00Z" w16du:dateUtc="2025-08-28T20:32:00Z">
        <w:r w:rsidR="000B2F87" w:rsidRPr="0061465B">
          <w:rPr>
            <w:rPrChange w:id="44" w:author="Guzulaityte, Aria" w:date="2025-08-29T16:26:00Z" w16du:dateUtc="2025-08-29T21:26:00Z">
              <w:rPr>
                <w:highlight w:val="yellow"/>
              </w:rPr>
            </w:rPrChange>
          </w:rPr>
          <w:t xml:space="preserve"> states, including </w:t>
        </w:r>
      </w:ins>
      <w:ins w:id="45" w:author="Guzulaityte, Aria" w:date="2025-08-29T12:53:00Z" w16du:dateUtc="2025-08-29T17:53:00Z">
        <w:r w:rsidR="00C93FB7" w:rsidRPr="0061465B">
          <w:rPr>
            <w:rPrChange w:id="46" w:author="Guzulaityte, Aria" w:date="2025-08-29T16:26:00Z" w16du:dateUtc="2025-08-29T21:26:00Z">
              <w:rPr>
                <w:highlight w:val="cyan"/>
              </w:rPr>
            </w:rPrChange>
          </w:rPr>
          <w:t>15,</w:t>
        </w:r>
      </w:ins>
      <w:ins w:id="47" w:author="Guzulaityte, Aria" w:date="2025-09-02T10:43:00Z" w16du:dateUtc="2025-09-02T15:43:00Z">
        <w:r w:rsidR="00B531B9">
          <w:t>079</w:t>
        </w:r>
      </w:ins>
      <w:ins w:id="48" w:author="Guzulaityte, Aria" w:date="2025-08-29T12:53:00Z" w16du:dateUtc="2025-08-29T17:53:00Z">
        <w:r w:rsidR="00C93FB7" w:rsidRPr="0061465B">
          <w:rPr>
            <w:rPrChange w:id="49" w:author="Guzulaityte, Aria" w:date="2025-08-29T16:26:00Z" w16du:dateUtc="2025-08-29T21:26:00Z">
              <w:rPr>
                <w:highlight w:val="cyan"/>
              </w:rPr>
            </w:rPrChange>
          </w:rPr>
          <w:t xml:space="preserve"> </w:t>
        </w:r>
      </w:ins>
      <w:ins w:id="50" w:author="Guzulaityte, Aria" w:date="2025-08-28T15:32:00Z" w16du:dateUtc="2025-08-28T20:32:00Z">
        <w:r w:rsidR="000B2F87" w:rsidRPr="0061465B">
          <w:rPr>
            <w:rPrChange w:id="51" w:author="Guzulaityte, Aria" w:date="2025-08-29T16:26:00Z" w16du:dateUtc="2025-08-29T21:26:00Z">
              <w:rPr>
                <w:highlight w:val="yellow"/>
              </w:rPr>
            </w:rPrChange>
          </w:rPr>
          <w:t xml:space="preserve">students in the state of Iowa from </w:t>
        </w:r>
      </w:ins>
      <w:ins w:id="52" w:author="Guzulaityte, Aria" w:date="2025-08-29T12:53:00Z" w16du:dateUtc="2025-08-29T17:53:00Z">
        <w:r w:rsidR="00C93FB7" w:rsidRPr="0061465B">
          <w:rPr>
            <w:rPrChange w:id="53" w:author="Guzulaityte, Aria" w:date="2025-08-29T16:26:00Z" w16du:dateUtc="2025-08-29T21:26:00Z">
              <w:rPr>
                <w:highlight w:val="cyan"/>
              </w:rPr>
            </w:rPrChange>
          </w:rPr>
          <w:t>83</w:t>
        </w:r>
      </w:ins>
      <w:ins w:id="54" w:author="Guzulaityte, Aria" w:date="2025-08-28T15:32:00Z" w16du:dateUtc="2025-08-28T20:32:00Z">
        <w:r w:rsidR="000B2F87" w:rsidRPr="0061465B">
          <w:rPr>
            <w:rPrChange w:id="55" w:author="Guzulaityte, Aria" w:date="2025-08-29T16:26:00Z" w16du:dateUtc="2025-08-29T21:26:00Z">
              <w:rPr>
                <w:highlight w:val="yellow"/>
              </w:rPr>
            </w:rPrChange>
          </w:rPr>
          <w:t xml:space="preserve"> counties.</w:t>
        </w:r>
      </w:ins>
    </w:p>
    <w:p w14:paraId="1FD09766" w14:textId="397B747B" w:rsidR="00C9458C" w:rsidDel="009738A9" w:rsidRDefault="00C9458C" w:rsidP="00C9458C">
      <w:pPr>
        <w:pStyle w:val="ListParagraph"/>
        <w:spacing w:after="0" w:line="240" w:lineRule="auto"/>
        <w:ind w:left="0"/>
        <w:rPr>
          <w:del w:id="56" w:author="Guzulaityte, Aria" w:date="2025-08-28T15:38:00Z" w16du:dateUtc="2025-08-28T20:38:00Z"/>
          <w:rFonts w:cstheme="minorHAnsi"/>
          <w:color w:val="000000" w:themeColor="text1"/>
          <w:sz w:val="24"/>
          <w:szCs w:val="24"/>
        </w:rPr>
      </w:pPr>
      <w:del w:id="57" w:author="Guzulaityte, Aria" w:date="2025-08-28T15:38:00Z" w16du:dateUtc="2025-08-28T20:38:00Z">
        <w:r w:rsidRPr="004E4B9D" w:rsidDel="009738A9">
          <w:rPr>
            <w:rFonts w:cstheme="minorHAnsi"/>
            <w:color w:val="000000" w:themeColor="text1"/>
            <w:sz w:val="24"/>
            <w:szCs w:val="24"/>
          </w:rPr>
          <w:delText xml:space="preserve"> offers nationally recognized comprehensive entrepreneurial education </w:delText>
        </w:r>
        <w:r w:rsidDel="009738A9">
          <w:rPr>
            <w:rFonts w:cstheme="minorHAnsi"/>
            <w:color w:val="000000" w:themeColor="text1"/>
            <w:sz w:val="24"/>
            <w:szCs w:val="24"/>
          </w:rPr>
          <w:delText xml:space="preserve">and training </w:delText>
        </w:r>
        <w:r w:rsidRPr="004E4B9D" w:rsidDel="009738A9">
          <w:rPr>
            <w:rFonts w:cstheme="minorHAnsi"/>
            <w:color w:val="000000" w:themeColor="text1"/>
            <w:sz w:val="24"/>
            <w:szCs w:val="24"/>
          </w:rPr>
          <w:delText>programs that are available to all Iowans. At the undergraduate level, Iowa JPEC and the Department of Management and Entrepreneurship offer a BBA in Entrepreneur</w:delText>
        </w:r>
        <w:r w:rsidR="00E80D5D" w:rsidDel="009738A9">
          <w:rPr>
            <w:rFonts w:cstheme="minorHAnsi"/>
            <w:color w:val="000000" w:themeColor="text1"/>
            <w:sz w:val="24"/>
            <w:szCs w:val="24"/>
          </w:rPr>
          <w:delText>ship</w:delText>
        </w:r>
        <w:r w:rsidRPr="004E4B9D" w:rsidDel="009738A9">
          <w:rPr>
            <w:rFonts w:cstheme="minorHAnsi"/>
            <w:color w:val="000000" w:themeColor="text1"/>
            <w:sz w:val="24"/>
            <w:szCs w:val="24"/>
          </w:rPr>
          <w:delText xml:space="preserve"> to Tippie College of Business students. Iowa JPEC and the College of Liberal Arts and Sciences offer a BA in Enterprise Leadership (on-campus and online). In addition, Iowa JPEC offers the Technological Entrepreneurship Certificate for engineering students</w:delText>
        </w:r>
        <w:r w:rsidDel="009738A9">
          <w:rPr>
            <w:rFonts w:cstheme="minorHAnsi"/>
            <w:color w:val="000000" w:themeColor="text1"/>
            <w:sz w:val="24"/>
            <w:szCs w:val="24"/>
          </w:rPr>
          <w:delText xml:space="preserve"> and</w:delText>
        </w:r>
        <w:r w:rsidRPr="004E4B9D" w:rsidDel="009738A9">
          <w:rPr>
            <w:rFonts w:cstheme="minorHAnsi"/>
            <w:color w:val="000000" w:themeColor="text1"/>
            <w:sz w:val="24"/>
            <w:szCs w:val="24"/>
          </w:rPr>
          <w:delText xml:space="preserve"> the Certificate in Entrepreneurial Management for all undergraduate students. </w:delText>
        </w:r>
        <w:r w:rsidDel="009738A9">
          <w:rPr>
            <w:rFonts w:cstheme="minorHAnsi"/>
            <w:color w:val="000000" w:themeColor="text1"/>
            <w:sz w:val="24"/>
            <w:szCs w:val="24"/>
          </w:rPr>
          <w:delText xml:space="preserve">The Tippie College of Business offers a Graduate Innovation Certificate. </w:delText>
        </w:r>
        <w:r w:rsidRPr="004E4B9D" w:rsidDel="009738A9">
          <w:rPr>
            <w:rFonts w:cstheme="minorHAnsi"/>
            <w:color w:val="000000" w:themeColor="text1"/>
            <w:sz w:val="24"/>
            <w:szCs w:val="24"/>
          </w:rPr>
          <w:delText xml:space="preserve">Advanced entrepreneurship courses are also offered to MBA </w:delText>
        </w:r>
        <w:r w:rsidR="002624B0" w:rsidDel="009738A9">
          <w:rPr>
            <w:rFonts w:cstheme="minorHAnsi"/>
            <w:color w:val="000000" w:themeColor="text1"/>
            <w:sz w:val="24"/>
            <w:szCs w:val="24"/>
          </w:rPr>
          <w:delText xml:space="preserve">and other graduate management </w:delText>
        </w:r>
        <w:r w:rsidRPr="004E4B9D" w:rsidDel="009738A9">
          <w:rPr>
            <w:rFonts w:cstheme="minorHAnsi"/>
            <w:color w:val="000000" w:themeColor="text1"/>
            <w:sz w:val="24"/>
            <w:szCs w:val="24"/>
          </w:rPr>
          <w:delText xml:space="preserve">students.   </w:delText>
        </w:r>
      </w:del>
    </w:p>
    <w:p w14:paraId="204CE6E5" w14:textId="50305957" w:rsidR="00C9458C" w:rsidRPr="004E4B9D" w:rsidDel="009738A9" w:rsidRDefault="00C9458C" w:rsidP="00C9458C">
      <w:pPr>
        <w:pStyle w:val="ListParagraph"/>
        <w:spacing w:after="0" w:line="240" w:lineRule="auto"/>
        <w:ind w:left="0"/>
        <w:rPr>
          <w:del w:id="58" w:author="Guzulaityte, Aria" w:date="2025-08-28T15:38:00Z" w16du:dateUtc="2025-08-28T20:38:00Z"/>
          <w:rFonts w:cstheme="minorHAnsi"/>
          <w:color w:val="000000" w:themeColor="text1"/>
          <w:sz w:val="24"/>
          <w:szCs w:val="24"/>
        </w:rPr>
      </w:pPr>
    </w:p>
    <w:p w14:paraId="41429391" w14:textId="22935982" w:rsidR="00C9458C" w:rsidDel="009738A9" w:rsidRDefault="00C9458C" w:rsidP="00C9458C">
      <w:pPr>
        <w:rPr>
          <w:del w:id="59" w:author="Guzulaityte, Aria" w:date="2025-08-28T15:38:00Z" w16du:dateUtc="2025-08-28T20:38:00Z"/>
          <w:rFonts w:ascii="Calibri" w:eastAsia="Calibri" w:hAnsi="Calibri" w:cs="Calibri"/>
          <w:color w:val="000000" w:themeColor="text1"/>
          <w:sz w:val="24"/>
          <w:szCs w:val="24"/>
        </w:rPr>
      </w:pPr>
      <w:del w:id="60" w:author="Guzulaityte, Aria" w:date="2025-08-28T15:38:00Z" w16du:dateUtc="2025-08-28T20:38:00Z">
        <w:r w:rsidRPr="3AB77B79" w:rsidDel="009738A9">
          <w:rPr>
            <w:color w:val="000000" w:themeColor="text1"/>
            <w:sz w:val="24"/>
            <w:szCs w:val="24"/>
          </w:rPr>
          <w:delText>Iowa JPEC and its university partners also play important role</w:delText>
        </w:r>
        <w:r w:rsidR="695D4C58" w:rsidRPr="3AB77B79" w:rsidDel="009738A9">
          <w:rPr>
            <w:color w:val="000000" w:themeColor="text1"/>
            <w:sz w:val="24"/>
            <w:szCs w:val="24"/>
          </w:rPr>
          <w:delText>s</w:delText>
        </w:r>
        <w:r w:rsidRPr="3AB77B79" w:rsidDel="009738A9">
          <w:rPr>
            <w:color w:val="000000" w:themeColor="text1"/>
            <w:sz w:val="24"/>
            <w:szCs w:val="24"/>
          </w:rPr>
          <w:delText xml:space="preserve"> in the development of Iowa-based technology and high-growth start-up companies. </w:delText>
        </w:r>
        <w:r w:rsidRPr="3AB77B79" w:rsidDel="009738A9">
          <w:rPr>
            <w:rFonts w:ascii="Calibri" w:eastAsia="Calibri" w:hAnsi="Calibri" w:cs="Calibri"/>
            <w:color w:val="000000" w:themeColor="text1"/>
            <w:sz w:val="24"/>
            <w:szCs w:val="24"/>
          </w:rPr>
          <w:delText xml:space="preserve">On-campus programs include business </w:delText>
        </w:r>
        <w:r w:rsidR="75FBE0A4" w:rsidRPr="3AB77B79" w:rsidDel="009738A9">
          <w:rPr>
            <w:rFonts w:ascii="Calibri" w:eastAsia="Calibri" w:hAnsi="Calibri" w:cs="Calibri"/>
            <w:color w:val="000000" w:themeColor="text1"/>
            <w:sz w:val="24"/>
            <w:szCs w:val="24"/>
          </w:rPr>
          <w:delText>i</w:delText>
        </w:r>
        <w:r w:rsidRPr="3AB77B79" w:rsidDel="009738A9">
          <w:rPr>
            <w:rFonts w:ascii="Calibri" w:eastAsia="Calibri" w:hAnsi="Calibri" w:cs="Calibri"/>
            <w:color w:val="000000" w:themeColor="text1"/>
            <w:sz w:val="24"/>
            <w:szCs w:val="24"/>
          </w:rPr>
          <w:delText>ncubation programs for undergraduate students, business incubation and acceleration programs for faculty, staff, and graduate students, and the NSF I-Corps Training program as an affiliate of the Great Lakes I-Corps Hub. Statewide entrepreneurial support programs include Venture School entrepreneurial training program, MIT-based Venture Mentoring Service for entrepreneurs, Business Consulting, and Enterprise Internships.</w:delText>
        </w:r>
        <w:r w:rsidR="0074748A" w:rsidRPr="3AB77B79" w:rsidDel="009738A9">
          <w:rPr>
            <w:rFonts w:ascii="Calibri" w:eastAsia="Calibri" w:hAnsi="Calibri" w:cs="Calibri"/>
            <w:color w:val="000000" w:themeColor="text1"/>
            <w:sz w:val="24"/>
            <w:szCs w:val="24"/>
          </w:rPr>
          <w:delText xml:space="preserve"> The Hawkeye Ventures Seed fund was created in </w:delText>
        </w:r>
      </w:del>
      <w:del w:id="61" w:author="Guzulaityte, Aria" w:date="2025-08-27T09:22:00Z" w16du:dateUtc="2025-08-27T14:22:00Z">
        <w:r w:rsidR="0074748A" w:rsidRPr="3AB77B79" w:rsidDel="00673435">
          <w:rPr>
            <w:rFonts w:ascii="Calibri" w:eastAsia="Calibri" w:hAnsi="Calibri" w:cs="Calibri"/>
            <w:color w:val="000000" w:themeColor="text1"/>
            <w:sz w:val="24"/>
            <w:szCs w:val="24"/>
          </w:rPr>
          <w:delText>FY24.</w:delText>
        </w:r>
      </w:del>
    </w:p>
    <w:p w14:paraId="3E5A81CB" w14:textId="77777777" w:rsidR="009738A9" w:rsidRDefault="009738A9" w:rsidP="009738A9">
      <w:pPr>
        <w:pStyle w:val="ListBullet"/>
        <w:numPr>
          <w:ilvl w:val="0"/>
          <w:numId w:val="0"/>
        </w:numPr>
        <w:rPr>
          <w:ins w:id="62" w:author="Guzulaityte, Aria" w:date="2025-08-28T15:38:00Z" w16du:dateUtc="2025-08-28T20:38:00Z"/>
        </w:rPr>
      </w:pPr>
      <w:ins w:id="63" w:author="Guzulaityte, Aria" w:date="2025-08-28T15:38:00Z" w16du:dateUtc="2025-08-28T20:38:00Z">
        <w:r w:rsidRPr="004954EC">
          <w:t>Beyond the classroom, Iowa JPEC offers one of the most comprehensive venture ecosystems in the nation. Students, faculty, and community members access resources ranging from business incubation and consulting projects to the NSF I-Corps program, gaining direct experience in building and scaling companies. Flagship initiatives such as Venture School, the Venture Mentoring Service, and Enterprise Internships connect entrepreneurs to world-class mentors, interns, and problem-solvers. The recently launched Hawkeye Ventures Seed Fund</w:t>
        </w:r>
        <w:r>
          <w:t xml:space="preserve"> is set to</w:t>
        </w:r>
        <w:r w:rsidRPr="004954EC">
          <w:t xml:space="preserve"> expand this pipeline by providing early-stage capital and linking students, alumni, and investors in accelerating Iowa’s most promising start-ups.</w:t>
        </w:r>
      </w:ins>
    </w:p>
    <w:p w14:paraId="31321E3E" w14:textId="77777777" w:rsidR="009738A9" w:rsidRPr="004954EC" w:rsidRDefault="009738A9" w:rsidP="009738A9">
      <w:pPr>
        <w:pStyle w:val="ListBullet"/>
        <w:numPr>
          <w:ilvl w:val="0"/>
          <w:numId w:val="0"/>
        </w:numPr>
        <w:rPr>
          <w:ins w:id="64" w:author="Guzulaityte, Aria" w:date="2025-08-28T15:38:00Z" w16du:dateUtc="2025-08-28T20:38:00Z"/>
        </w:rPr>
      </w:pPr>
    </w:p>
    <w:p w14:paraId="6ABEEDAA" w14:textId="77777777" w:rsidR="009738A9" w:rsidRPr="004954EC" w:rsidRDefault="009738A9" w:rsidP="009738A9">
      <w:pPr>
        <w:pStyle w:val="ListBullet"/>
        <w:numPr>
          <w:ilvl w:val="0"/>
          <w:numId w:val="0"/>
        </w:numPr>
        <w:rPr>
          <w:ins w:id="65" w:author="Guzulaityte, Aria" w:date="2025-08-28T15:38:00Z" w16du:dateUtc="2025-08-28T20:38:00Z"/>
        </w:rPr>
      </w:pPr>
      <w:ins w:id="66" w:author="Guzulaityte, Aria" w:date="2025-08-28T15:38:00Z" w16du:dateUtc="2025-08-28T20:38:00Z">
        <w:r w:rsidRPr="004954EC">
          <w:t>JPEC’s impact extends across the state, powering Iowa’s economy through training, mentorship, and hands-on support for</w:t>
        </w:r>
        <w:r>
          <w:t xml:space="preserve"> all</w:t>
        </w:r>
        <w:r w:rsidRPr="004954EC">
          <w:t xml:space="preserve"> entrepreneurs. Faculty and staff programs accelerate technology commercialization, while community businesses gain growth through consulting, accelerators, and statewide workshops. By uniting education, incubation, mentorship, and capital, Iowa JPEC fosters lifelong entrepreneurial learning, fuels job creation, and positions the University of Iowa as a national leader in innovation and economic vitality.</w:t>
        </w:r>
      </w:ins>
    </w:p>
    <w:p w14:paraId="57A1DE1A" w14:textId="77777777" w:rsidR="009738A9" w:rsidRDefault="009738A9" w:rsidP="00C9458C">
      <w:pPr>
        <w:rPr>
          <w:ins w:id="67" w:author="Guzulaityte, Aria" w:date="2025-08-28T15:38:00Z" w16du:dateUtc="2025-08-28T20:38:00Z"/>
          <w:rFonts w:ascii="Calibri" w:eastAsia="Calibri" w:hAnsi="Calibri" w:cs="Calibri"/>
          <w:color w:val="000000"/>
          <w:sz w:val="24"/>
          <w:szCs w:val="24"/>
        </w:rPr>
      </w:pPr>
    </w:p>
    <w:p w14:paraId="1E44D4EE" w14:textId="77777777" w:rsidR="00D81B4F" w:rsidRDefault="00D81B4F" w:rsidP="004E4B9D">
      <w:pPr>
        <w:pStyle w:val="ListParagraph"/>
        <w:spacing w:after="0" w:line="240" w:lineRule="auto"/>
        <w:ind w:left="0"/>
        <w:rPr>
          <w:rFonts w:cstheme="minorHAnsi"/>
          <w:sz w:val="24"/>
          <w:szCs w:val="24"/>
        </w:rPr>
      </w:pPr>
    </w:p>
    <w:p w14:paraId="0056E1A3" w14:textId="1D8B650F" w:rsidR="001B5327" w:rsidRDefault="2B46E537" w:rsidP="1D747D52">
      <w:pPr>
        <w:pStyle w:val="ListParagraph"/>
        <w:spacing w:after="0" w:line="240" w:lineRule="auto"/>
        <w:ind w:left="0"/>
        <w:jc w:val="center"/>
        <w:rPr>
          <w:sz w:val="24"/>
          <w:szCs w:val="24"/>
        </w:rPr>
      </w:pPr>
      <w:r>
        <w:rPr>
          <w:noProof/>
        </w:rPr>
        <w:lastRenderedPageBreak/>
        <w:drawing>
          <wp:inline distT="0" distB="0" distL="0" distR="0" wp14:anchorId="10A7F009" wp14:editId="6C73D4DD">
            <wp:extent cx="2286000" cy="1109663"/>
            <wp:effectExtent l="0" t="0" r="0" b="0"/>
            <wp:docPr id="1478538445" name="Picture 1478538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286000" cy="1109663"/>
                    </a:xfrm>
                    <a:prstGeom prst="rect">
                      <a:avLst/>
                    </a:prstGeom>
                  </pic:spPr>
                </pic:pic>
              </a:graphicData>
            </a:graphic>
          </wp:inline>
        </w:drawing>
      </w:r>
      <w:bookmarkStart w:id="68" w:name="_Hlk20819912"/>
    </w:p>
    <w:p w14:paraId="62095CC9" w14:textId="326B7E25" w:rsidR="00254663" w:rsidRDefault="00254663" w:rsidP="3AB77B79">
      <w:pPr>
        <w:pStyle w:val="ListParagraph"/>
        <w:spacing w:after="0" w:line="240" w:lineRule="auto"/>
        <w:ind w:left="0"/>
        <w:rPr>
          <w:sz w:val="24"/>
          <w:szCs w:val="24"/>
        </w:rPr>
      </w:pPr>
      <w:r w:rsidRPr="3AB77B79">
        <w:rPr>
          <w:sz w:val="24"/>
          <w:szCs w:val="24"/>
        </w:rPr>
        <w:t>The University of Iowa Center for Advancement’s (UICA) (</w:t>
      </w:r>
      <w:hyperlink r:id="rId24">
        <w:r w:rsidRPr="3AB77B79">
          <w:rPr>
            <w:rStyle w:val="Hyperlink"/>
            <w:sz w:val="24"/>
            <w:szCs w:val="24"/>
          </w:rPr>
          <w:t>https://www.foriowa.org/</w:t>
        </w:r>
      </w:hyperlink>
      <w:r w:rsidRPr="3AB77B79">
        <w:rPr>
          <w:sz w:val="24"/>
          <w:szCs w:val="24"/>
        </w:rPr>
        <w:t>) Corporate and Foundation Relations</w:t>
      </w:r>
      <w:r w:rsidR="4BD02232" w:rsidRPr="3AB77B79">
        <w:rPr>
          <w:sz w:val="24"/>
          <w:szCs w:val="24"/>
        </w:rPr>
        <w:t xml:space="preserve"> </w:t>
      </w:r>
      <w:r w:rsidRPr="3AB77B79">
        <w:rPr>
          <w:sz w:val="24"/>
          <w:szCs w:val="24"/>
        </w:rPr>
        <w:t xml:space="preserve">(CFR)drives economic development by connecting University of Iowa’s strengths with industry’s critical needs and solving business problems. Included but not limited to talent pipeline creation, access to faculty, cutting edge research and acting as a catalyst for organizations in achieving philanthropic goals.  </w:t>
      </w:r>
    </w:p>
    <w:p w14:paraId="1C3973EC" w14:textId="77777777" w:rsidR="00254663" w:rsidRDefault="00254663" w:rsidP="00254663">
      <w:pPr>
        <w:pStyle w:val="ListParagraph"/>
        <w:spacing w:after="0" w:line="240" w:lineRule="auto"/>
        <w:ind w:left="0"/>
        <w:rPr>
          <w:rFonts w:cstheme="minorHAnsi"/>
          <w:sz w:val="24"/>
          <w:szCs w:val="24"/>
        </w:rPr>
      </w:pPr>
    </w:p>
    <w:p w14:paraId="6320E399" w14:textId="77777777" w:rsidR="00254663" w:rsidRDefault="00254663" w:rsidP="00254663">
      <w:pPr>
        <w:pStyle w:val="ListParagraph"/>
        <w:spacing w:after="0" w:line="240" w:lineRule="auto"/>
        <w:ind w:left="0"/>
        <w:rPr>
          <w:rFonts w:cstheme="minorHAnsi"/>
          <w:sz w:val="24"/>
          <w:szCs w:val="24"/>
        </w:rPr>
      </w:pPr>
      <w:r>
        <w:rPr>
          <w:rFonts w:cstheme="minorHAnsi"/>
          <w:sz w:val="24"/>
          <w:szCs w:val="24"/>
        </w:rPr>
        <w:t xml:space="preserve">CFR’s partnerships with the state’s economic development organizations and the University of Iowa’s office of Vice President for Research are levers that ensures the innovative research taking place at the University of Iowa is included in proposals for business attraction, retention and competitive advantage. </w:t>
      </w:r>
    </w:p>
    <w:p w14:paraId="7FC84DA1" w14:textId="77777777" w:rsidR="00254663" w:rsidRDefault="00254663" w:rsidP="00254663">
      <w:pPr>
        <w:pStyle w:val="ListParagraph"/>
        <w:spacing w:after="0" w:line="240" w:lineRule="auto"/>
        <w:ind w:left="0"/>
        <w:rPr>
          <w:rFonts w:cstheme="minorHAnsi"/>
          <w:sz w:val="24"/>
          <w:szCs w:val="24"/>
        </w:rPr>
      </w:pPr>
    </w:p>
    <w:p w14:paraId="42570CA7" w14:textId="77777777" w:rsidR="00254663" w:rsidRPr="004E4B9D" w:rsidRDefault="00254663" w:rsidP="00254663">
      <w:pPr>
        <w:pStyle w:val="ListParagraph"/>
        <w:spacing w:after="0" w:line="240" w:lineRule="auto"/>
        <w:ind w:left="0"/>
        <w:rPr>
          <w:rFonts w:cstheme="minorHAnsi"/>
          <w:sz w:val="24"/>
          <w:szCs w:val="24"/>
        </w:rPr>
      </w:pPr>
      <w:r w:rsidRPr="004E4B9D">
        <w:rPr>
          <w:rFonts w:cstheme="minorHAnsi"/>
          <w:sz w:val="24"/>
          <w:szCs w:val="24"/>
        </w:rPr>
        <w:t>In addition to connecting companies with the university, the Center for Advancement is a key player in tapping UI’s extensive alumni base to support entrepreneurship and technology commercialization through monetary resources and, equally important, advice and expertise.</w:t>
      </w:r>
      <w:r>
        <w:rPr>
          <w:rFonts w:cstheme="minorHAnsi"/>
          <w:sz w:val="24"/>
          <w:szCs w:val="24"/>
        </w:rPr>
        <w:t xml:space="preserve"> </w:t>
      </w:r>
    </w:p>
    <w:bookmarkEnd w:id="68"/>
    <w:p w14:paraId="28217266" w14:textId="0744BDE1" w:rsidR="00664D7A" w:rsidRPr="004E4B9D" w:rsidRDefault="00664D7A" w:rsidP="1D747D52">
      <w:pPr>
        <w:pStyle w:val="ListParagraph"/>
        <w:spacing w:after="0" w:line="240" w:lineRule="auto"/>
        <w:ind w:left="0"/>
        <w:rPr>
          <w:sz w:val="24"/>
          <w:szCs w:val="24"/>
        </w:rPr>
      </w:pPr>
    </w:p>
    <w:p w14:paraId="3D0C0812" w14:textId="0959DBFA" w:rsidR="00664D7A" w:rsidRPr="004E4B9D" w:rsidRDefault="2CB8185D" w:rsidP="1D747D52">
      <w:pPr>
        <w:spacing w:after="0" w:line="240" w:lineRule="auto"/>
        <w:jc w:val="center"/>
      </w:pPr>
      <w:r>
        <w:rPr>
          <w:noProof/>
        </w:rPr>
        <w:drawing>
          <wp:inline distT="0" distB="0" distL="0" distR="0" wp14:anchorId="5815741C" wp14:editId="1D33D805">
            <wp:extent cx="2286000" cy="1109663"/>
            <wp:effectExtent l="0" t="0" r="0" b="0"/>
            <wp:docPr id="126703356" name="Picture 12670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2286000" cy="1109663"/>
                    </a:xfrm>
                    <a:prstGeom prst="rect">
                      <a:avLst/>
                    </a:prstGeom>
                  </pic:spPr>
                </pic:pic>
              </a:graphicData>
            </a:graphic>
          </wp:inline>
        </w:drawing>
      </w:r>
    </w:p>
    <w:p w14:paraId="3201564D" w14:textId="7CDDA0FE" w:rsidR="00273258" w:rsidRDefault="00273258" w:rsidP="004E4B9D">
      <w:pPr>
        <w:spacing w:after="0" w:line="240" w:lineRule="auto"/>
        <w:rPr>
          <w:sz w:val="24"/>
          <w:szCs w:val="24"/>
        </w:rPr>
      </w:pPr>
      <w:r w:rsidRPr="004E4B9D">
        <w:rPr>
          <w:sz w:val="24"/>
          <w:szCs w:val="24"/>
        </w:rPr>
        <w:t>UI Pharmaceuticals</w:t>
      </w:r>
      <w:r w:rsidR="002F00E7" w:rsidRPr="004E4B9D">
        <w:rPr>
          <w:sz w:val="24"/>
          <w:szCs w:val="24"/>
        </w:rPr>
        <w:t xml:space="preserve"> (</w:t>
      </w:r>
      <w:hyperlink r:id="rId26" w:history="1">
        <w:r w:rsidR="002F00E7" w:rsidRPr="004E4B9D">
          <w:rPr>
            <w:rStyle w:val="Hyperlink"/>
            <w:sz w:val="24"/>
            <w:szCs w:val="24"/>
          </w:rPr>
          <w:t>https://uip.pharmacy.uiowa.edu/</w:t>
        </w:r>
      </w:hyperlink>
      <w:r w:rsidR="002F00E7" w:rsidRPr="004E4B9D">
        <w:rPr>
          <w:sz w:val="24"/>
          <w:szCs w:val="24"/>
        </w:rPr>
        <w:t xml:space="preserve">) </w:t>
      </w:r>
      <w:r w:rsidRPr="004E4B9D">
        <w:rPr>
          <w:sz w:val="24"/>
          <w:szCs w:val="24"/>
        </w:rPr>
        <w:t xml:space="preserve">is a fee for service entity on the University of Iowa Campus that provides contract drug manufacturing (CDMO) services to academic, biotech, and pharmaceuticals clients. These services range from early-stage formulation development, analytical method support, clinical trial material manufacturing, to commercial product manufacture and support. It is organizationally structured as a division of the UI College of Pharmacy and employs approximately </w:t>
      </w:r>
      <w:r w:rsidR="00F66C07">
        <w:rPr>
          <w:sz w:val="24"/>
          <w:szCs w:val="24"/>
        </w:rPr>
        <w:t>9</w:t>
      </w:r>
      <w:r w:rsidRPr="004E4B9D">
        <w:rPr>
          <w:sz w:val="24"/>
          <w:szCs w:val="24"/>
        </w:rPr>
        <w:t xml:space="preserve">5 pharmaceutical professionals. UI Pharmaceuticals has been operating for </w:t>
      </w:r>
      <w:r w:rsidR="00F66C07">
        <w:rPr>
          <w:sz w:val="24"/>
          <w:szCs w:val="24"/>
        </w:rPr>
        <w:t>over</w:t>
      </w:r>
      <w:r w:rsidR="00F66C07" w:rsidRPr="004E4B9D">
        <w:rPr>
          <w:sz w:val="24"/>
          <w:szCs w:val="24"/>
        </w:rPr>
        <w:t xml:space="preserve"> </w:t>
      </w:r>
      <w:r w:rsidRPr="004E4B9D">
        <w:rPr>
          <w:sz w:val="24"/>
          <w:szCs w:val="24"/>
        </w:rPr>
        <w:t>45 years and supports the manufacturing and testing of both clinical and commercial products. The seven departments that comprise the program are as follows:</w:t>
      </w:r>
    </w:p>
    <w:p w14:paraId="30A40FDE" w14:textId="77777777" w:rsidR="00800134" w:rsidRPr="004E4B9D" w:rsidRDefault="00800134" w:rsidP="004E4B9D">
      <w:pPr>
        <w:spacing w:after="0" w:line="240" w:lineRule="auto"/>
        <w:rPr>
          <w:sz w:val="24"/>
          <w:szCs w:val="24"/>
        </w:rPr>
      </w:pPr>
    </w:p>
    <w:p w14:paraId="785892BF" w14:textId="77777777" w:rsidR="00273258" w:rsidRPr="004E4B9D" w:rsidRDefault="00273258" w:rsidP="004E4B9D">
      <w:pPr>
        <w:pStyle w:val="ListParagraph"/>
        <w:numPr>
          <w:ilvl w:val="0"/>
          <w:numId w:val="34"/>
        </w:numPr>
        <w:spacing w:after="0" w:line="240" w:lineRule="auto"/>
        <w:rPr>
          <w:sz w:val="24"/>
          <w:szCs w:val="24"/>
        </w:rPr>
      </w:pPr>
      <w:r w:rsidRPr="004E4B9D">
        <w:rPr>
          <w:sz w:val="24"/>
          <w:szCs w:val="24"/>
        </w:rPr>
        <w:t xml:space="preserve"> Sterile Manufacturing</w:t>
      </w:r>
    </w:p>
    <w:p w14:paraId="7902B43A" w14:textId="77777777" w:rsidR="00273258" w:rsidRPr="004E4B9D" w:rsidRDefault="00273258" w:rsidP="004E4B9D">
      <w:pPr>
        <w:pStyle w:val="ListParagraph"/>
        <w:numPr>
          <w:ilvl w:val="0"/>
          <w:numId w:val="34"/>
        </w:numPr>
        <w:spacing w:after="0" w:line="240" w:lineRule="auto"/>
        <w:rPr>
          <w:sz w:val="24"/>
          <w:szCs w:val="24"/>
        </w:rPr>
      </w:pPr>
      <w:r w:rsidRPr="004E4B9D">
        <w:rPr>
          <w:sz w:val="24"/>
          <w:szCs w:val="24"/>
        </w:rPr>
        <w:t>Non-Sterile Manufacturing</w:t>
      </w:r>
    </w:p>
    <w:p w14:paraId="77C9053C" w14:textId="77777777" w:rsidR="00273258" w:rsidRPr="004E4B9D" w:rsidRDefault="00273258" w:rsidP="004E4B9D">
      <w:pPr>
        <w:pStyle w:val="ListParagraph"/>
        <w:numPr>
          <w:ilvl w:val="0"/>
          <w:numId w:val="34"/>
        </w:numPr>
        <w:spacing w:after="0" w:line="240" w:lineRule="auto"/>
        <w:rPr>
          <w:sz w:val="24"/>
          <w:szCs w:val="24"/>
        </w:rPr>
      </w:pPr>
      <w:r w:rsidRPr="004E4B9D">
        <w:rPr>
          <w:sz w:val="24"/>
          <w:szCs w:val="24"/>
        </w:rPr>
        <w:t>Quality Assurance</w:t>
      </w:r>
    </w:p>
    <w:p w14:paraId="75DACBD9" w14:textId="77777777" w:rsidR="00273258" w:rsidRPr="004E4B9D" w:rsidRDefault="00273258" w:rsidP="004E4B9D">
      <w:pPr>
        <w:pStyle w:val="ListParagraph"/>
        <w:numPr>
          <w:ilvl w:val="0"/>
          <w:numId w:val="34"/>
        </w:numPr>
        <w:spacing w:after="0" w:line="240" w:lineRule="auto"/>
        <w:rPr>
          <w:sz w:val="24"/>
          <w:szCs w:val="24"/>
        </w:rPr>
      </w:pPr>
      <w:r w:rsidRPr="004E4B9D">
        <w:rPr>
          <w:sz w:val="24"/>
          <w:szCs w:val="24"/>
        </w:rPr>
        <w:t>Analytical Services</w:t>
      </w:r>
    </w:p>
    <w:p w14:paraId="65CB4A2D" w14:textId="77777777" w:rsidR="00273258" w:rsidRPr="004E4B9D" w:rsidRDefault="00273258" w:rsidP="004E4B9D">
      <w:pPr>
        <w:pStyle w:val="ListParagraph"/>
        <w:numPr>
          <w:ilvl w:val="0"/>
          <w:numId w:val="34"/>
        </w:numPr>
        <w:spacing w:after="0" w:line="240" w:lineRule="auto"/>
        <w:rPr>
          <w:sz w:val="24"/>
          <w:szCs w:val="24"/>
        </w:rPr>
      </w:pPr>
      <w:proofErr w:type="spellStart"/>
      <w:r w:rsidRPr="004E4B9D">
        <w:rPr>
          <w:sz w:val="24"/>
          <w:szCs w:val="24"/>
        </w:rPr>
        <w:t>Preformulation</w:t>
      </w:r>
      <w:proofErr w:type="spellEnd"/>
      <w:r w:rsidRPr="004E4B9D">
        <w:rPr>
          <w:sz w:val="24"/>
          <w:szCs w:val="24"/>
        </w:rPr>
        <w:t xml:space="preserve"> and Formulation Development</w:t>
      </w:r>
    </w:p>
    <w:p w14:paraId="42E99469" w14:textId="77777777" w:rsidR="00273258" w:rsidRPr="004E4B9D" w:rsidRDefault="00273258" w:rsidP="004E4B9D">
      <w:pPr>
        <w:pStyle w:val="ListParagraph"/>
        <w:numPr>
          <w:ilvl w:val="0"/>
          <w:numId w:val="34"/>
        </w:numPr>
        <w:spacing w:after="0" w:line="240" w:lineRule="auto"/>
        <w:rPr>
          <w:sz w:val="24"/>
          <w:szCs w:val="24"/>
        </w:rPr>
      </w:pPr>
      <w:r w:rsidRPr="004E4B9D">
        <w:rPr>
          <w:sz w:val="24"/>
          <w:szCs w:val="24"/>
        </w:rPr>
        <w:t>Business Development</w:t>
      </w:r>
    </w:p>
    <w:p w14:paraId="15EF67D9" w14:textId="77777777" w:rsidR="00273258" w:rsidRPr="004E4B9D" w:rsidRDefault="00273258" w:rsidP="004E4B9D">
      <w:pPr>
        <w:pStyle w:val="ListParagraph"/>
        <w:numPr>
          <w:ilvl w:val="0"/>
          <w:numId w:val="34"/>
        </w:numPr>
        <w:spacing w:after="0" w:line="240" w:lineRule="auto"/>
        <w:rPr>
          <w:sz w:val="24"/>
          <w:szCs w:val="24"/>
        </w:rPr>
      </w:pPr>
      <w:r w:rsidRPr="004E4B9D">
        <w:rPr>
          <w:sz w:val="24"/>
          <w:szCs w:val="24"/>
        </w:rPr>
        <w:t>Engineering and Facilities</w:t>
      </w:r>
    </w:p>
    <w:p w14:paraId="416F4F9B" w14:textId="1823CED2" w:rsidR="00F74F10" w:rsidRDefault="00F74F10" w:rsidP="004E4B9D">
      <w:pPr>
        <w:pStyle w:val="ListParagraph"/>
        <w:spacing w:after="0" w:line="240" w:lineRule="auto"/>
        <w:ind w:left="0"/>
        <w:rPr>
          <w:b/>
          <w:bCs/>
          <w:sz w:val="24"/>
          <w:szCs w:val="24"/>
        </w:rPr>
      </w:pPr>
    </w:p>
    <w:p w14:paraId="11B5D901" w14:textId="7F74EB81" w:rsidR="00F74F10" w:rsidRPr="004E4B9D" w:rsidRDefault="3C2D41A8" w:rsidP="00F74F10">
      <w:pPr>
        <w:pStyle w:val="ListParagraph"/>
        <w:spacing w:after="0" w:line="240" w:lineRule="auto"/>
        <w:ind w:left="0"/>
        <w:jc w:val="center"/>
      </w:pPr>
      <w:r>
        <w:rPr>
          <w:noProof/>
        </w:rPr>
        <w:drawing>
          <wp:inline distT="0" distB="0" distL="0" distR="0" wp14:anchorId="1779C364" wp14:editId="58E84026">
            <wp:extent cx="2286000" cy="1109663"/>
            <wp:effectExtent l="0" t="0" r="0" b="0"/>
            <wp:docPr id="2040667240" name="Picture 2040667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2286000" cy="1109663"/>
                    </a:xfrm>
                    <a:prstGeom prst="rect">
                      <a:avLst/>
                    </a:prstGeom>
                  </pic:spPr>
                </pic:pic>
              </a:graphicData>
            </a:graphic>
          </wp:inline>
        </w:drawing>
      </w:r>
    </w:p>
    <w:p w14:paraId="0FB8B987" w14:textId="0C174A6A" w:rsidR="003049CA" w:rsidRDefault="003049CA" w:rsidP="004E4B9D">
      <w:pPr>
        <w:spacing w:after="0" w:line="240" w:lineRule="auto"/>
        <w:rPr>
          <w:sz w:val="24"/>
          <w:szCs w:val="24"/>
        </w:rPr>
      </w:pPr>
      <w:r w:rsidRPr="004E4B9D">
        <w:rPr>
          <w:sz w:val="24"/>
          <w:szCs w:val="24"/>
        </w:rPr>
        <w:t xml:space="preserve">The Center for Biocatalysis and Bioprocessing (CBB) </w:t>
      </w:r>
      <w:r w:rsidR="00772A3F" w:rsidRPr="004E4B9D">
        <w:rPr>
          <w:sz w:val="24"/>
          <w:szCs w:val="24"/>
        </w:rPr>
        <w:t>(</w:t>
      </w:r>
      <w:hyperlink r:id="rId28" w:history="1">
        <w:r w:rsidR="00772A3F" w:rsidRPr="004E4B9D">
          <w:rPr>
            <w:rStyle w:val="Hyperlink"/>
            <w:sz w:val="24"/>
            <w:szCs w:val="24"/>
          </w:rPr>
          <w:t>https://cbb.research.uiowa.edu/</w:t>
        </w:r>
      </w:hyperlink>
      <w:r w:rsidR="00772A3F" w:rsidRPr="004E4B9D">
        <w:rPr>
          <w:sz w:val="24"/>
          <w:szCs w:val="24"/>
        </w:rPr>
        <w:t xml:space="preserve">) </w:t>
      </w:r>
      <w:r w:rsidRPr="004E4B9D">
        <w:rPr>
          <w:sz w:val="24"/>
          <w:szCs w:val="24"/>
        </w:rPr>
        <w:t xml:space="preserve">is an academic center </w:t>
      </w:r>
      <w:r w:rsidR="00AE3B16">
        <w:rPr>
          <w:sz w:val="24"/>
          <w:szCs w:val="24"/>
        </w:rPr>
        <w:t>at the UI</w:t>
      </w:r>
      <w:r w:rsidRPr="004E4B9D">
        <w:rPr>
          <w:sz w:val="24"/>
          <w:szCs w:val="24"/>
        </w:rPr>
        <w:t xml:space="preserve"> focused on advancing biotechnology through the creation and dissemination of discoveries in the biocatalytic sciences. </w:t>
      </w:r>
    </w:p>
    <w:p w14:paraId="51181E09" w14:textId="77777777" w:rsidR="00800134" w:rsidRPr="004E4B9D" w:rsidRDefault="00800134" w:rsidP="004E4B9D">
      <w:pPr>
        <w:spacing w:after="0" w:line="240" w:lineRule="auto"/>
        <w:rPr>
          <w:sz w:val="24"/>
          <w:szCs w:val="24"/>
        </w:rPr>
      </w:pPr>
    </w:p>
    <w:p w14:paraId="3CB22A56" w14:textId="2B727D10" w:rsidR="003049CA" w:rsidRDefault="003049CA" w:rsidP="004E4B9D">
      <w:pPr>
        <w:spacing w:after="0" w:line="240" w:lineRule="auto"/>
        <w:rPr>
          <w:sz w:val="24"/>
          <w:szCs w:val="24"/>
        </w:rPr>
      </w:pPr>
      <w:r w:rsidRPr="004E4B9D">
        <w:rPr>
          <w:sz w:val="24"/>
          <w:szCs w:val="24"/>
        </w:rPr>
        <w:t xml:space="preserve">As an internationally recognized contract development and manufacturing operation (CDMO), the CBB facility specialized in the optimization and scale-up of complex bioprocesses </w:t>
      </w:r>
      <w:r w:rsidR="005529AB" w:rsidRPr="004E4B9D">
        <w:rPr>
          <w:sz w:val="24"/>
          <w:szCs w:val="24"/>
        </w:rPr>
        <w:t>to produce</w:t>
      </w:r>
      <w:r w:rsidRPr="004E4B9D">
        <w:rPr>
          <w:sz w:val="24"/>
          <w:szCs w:val="24"/>
        </w:rPr>
        <w:t xml:space="preserve"> pilot-scale, high valued bio-based chemicals. Most notably, the CBB’s facility fills a worldwide niche to produce recombinant proteins of commercial and research value. </w:t>
      </w:r>
    </w:p>
    <w:p w14:paraId="6606A2AC" w14:textId="77777777" w:rsidR="00800134" w:rsidRPr="004E4B9D" w:rsidRDefault="00800134" w:rsidP="004E4B9D">
      <w:pPr>
        <w:spacing w:after="0" w:line="240" w:lineRule="auto"/>
        <w:rPr>
          <w:sz w:val="24"/>
          <w:szCs w:val="24"/>
        </w:rPr>
      </w:pPr>
    </w:p>
    <w:p w14:paraId="1A0F0B39" w14:textId="17D49946" w:rsidR="003049CA" w:rsidRDefault="003049CA" w:rsidP="004E4B9D">
      <w:pPr>
        <w:spacing w:after="0" w:line="240" w:lineRule="auto"/>
        <w:rPr>
          <w:sz w:val="24"/>
          <w:szCs w:val="24"/>
        </w:rPr>
      </w:pPr>
      <w:r w:rsidRPr="004E4B9D">
        <w:rPr>
          <w:sz w:val="24"/>
          <w:szCs w:val="24"/>
        </w:rPr>
        <w:t xml:space="preserve">A fraction of these proteins is produced under strict standards defined by the FDA, referred to as </w:t>
      </w:r>
      <w:r w:rsidRPr="004E4B9D">
        <w:rPr>
          <w:i/>
          <w:sz w:val="24"/>
          <w:szCs w:val="24"/>
        </w:rPr>
        <w:t>current good manufacturing practices</w:t>
      </w:r>
      <w:r w:rsidRPr="004E4B9D">
        <w:rPr>
          <w:sz w:val="24"/>
          <w:szCs w:val="24"/>
        </w:rPr>
        <w:t xml:space="preserve"> (cGMP). The CBB’s cGMP suite operates under the 2008 FDA guidance for Phase I clinical studies, which means the products produced under this standard can be used to determine the safety and efficacy of putative therapeutics. The CBB’s cGMP operation is ideally suited for startup companies with limited budgets who need information for the Chemistry, Manufacturing, and Control (CMC) section of their Investigative New Drug (IND) applications required by the FDA before Phase I clinical trial testing can begin. The CBB operates the only facility in the State of Iowa that manufactures vaccines and therapeutic proteins for Phase I clinical trials in people.</w:t>
      </w:r>
    </w:p>
    <w:p w14:paraId="1390C9BD" w14:textId="77777777" w:rsidR="00800134" w:rsidRPr="004E4B9D" w:rsidRDefault="00800134" w:rsidP="004E4B9D">
      <w:pPr>
        <w:spacing w:after="0" w:line="240" w:lineRule="auto"/>
        <w:rPr>
          <w:sz w:val="24"/>
          <w:szCs w:val="24"/>
        </w:rPr>
      </w:pPr>
    </w:p>
    <w:p w14:paraId="4E2E4559" w14:textId="03BB3269" w:rsidR="003049CA" w:rsidRPr="004E4B9D" w:rsidRDefault="003049CA" w:rsidP="004E4B9D">
      <w:pPr>
        <w:spacing w:after="0" w:line="240" w:lineRule="auto"/>
        <w:rPr>
          <w:sz w:val="24"/>
          <w:szCs w:val="24"/>
        </w:rPr>
      </w:pPr>
      <w:r w:rsidRPr="004E4B9D">
        <w:rPr>
          <w:sz w:val="24"/>
          <w:szCs w:val="24"/>
        </w:rPr>
        <w:t>Clients range from international corporations to virtual startups. In addition, the facility’s professional staff supports clients who are preparing SBIR/</w:t>
      </w:r>
      <w:r w:rsidR="00886A6D" w:rsidRPr="004E4B9D">
        <w:rPr>
          <w:sz w:val="24"/>
          <w:szCs w:val="24"/>
        </w:rPr>
        <w:t>STT</w:t>
      </w:r>
      <w:r w:rsidR="00886A6D">
        <w:rPr>
          <w:sz w:val="24"/>
          <w:szCs w:val="24"/>
        </w:rPr>
        <w:t>R</w:t>
      </w:r>
      <w:r w:rsidR="00886A6D" w:rsidRPr="004E4B9D">
        <w:rPr>
          <w:sz w:val="24"/>
          <w:szCs w:val="24"/>
        </w:rPr>
        <w:t xml:space="preserve"> </w:t>
      </w:r>
      <w:r w:rsidRPr="004E4B9D">
        <w:rPr>
          <w:sz w:val="24"/>
          <w:szCs w:val="24"/>
        </w:rPr>
        <w:t xml:space="preserve">grant </w:t>
      </w:r>
      <w:proofErr w:type="gramStart"/>
      <w:r w:rsidRPr="004E4B9D">
        <w:rPr>
          <w:sz w:val="24"/>
          <w:szCs w:val="24"/>
        </w:rPr>
        <w:t>applications</w:t>
      </w:r>
      <w:proofErr w:type="gramEnd"/>
      <w:r w:rsidRPr="004E4B9D">
        <w:rPr>
          <w:sz w:val="24"/>
          <w:szCs w:val="24"/>
        </w:rPr>
        <w:t xml:space="preserve"> and staff consults for companies preparing IND applications for the FDA. </w:t>
      </w:r>
    </w:p>
    <w:p w14:paraId="572A602E" w14:textId="61D68638" w:rsidR="003049CA" w:rsidRPr="004E4B9D" w:rsidRDefault="003049CA" w:rsidP="004E4B9D">
      <w:pPr>
        <w:pStyle w:val="ListParagraph"/>
        <w:spacing w:after="0" w:line="240" w:lineRule="auto"/>
        <w:ind w:left="0"/>
        <w:rPr>
          <w:rFonts w:cstheme="minorHAnsi"/>
          <w:sz w:val="24"/>
          <w:szCs w:val="24"/>
        </w:rPr>
      </w:pPr>
    </w:p>
    <w:p w14:paraId="05C899CD" w14:textId="1B2B308D" w:rsidR="00D21815" w:rsidRDefault="00D21815" w:rsidP="3AB77B79">
      <w:pPr>
        <w:rPr>
          <w:sz w:val="24"/>
          <w:szCs w:val="24"/>
        </w:rPr>
      </w:pPr>
      <w:r w:rsidRPr="3AB77B79">
        <w:rPr>
          <w:sz w:val="24"/>
          <w:szCs w:val="24"/>
        </w:rPr>
        <w:t xml:space="preserve">The CBB bioprocessing facility is initiating a new effort designed to accelerate the translational path required to realize commercially viable products from laboratory discoveries. In the biotechnology sector, failure to demonstrate manufacturability is a major barrier to commercialization. The CBB’s expertise in both the development and scale-up of robust biomanufacturing processes is ideally suited to help startup companies to bridge this gap. Successful demonstration of manufacturability </w:t>
      </w:r>
      <w:r w:rsidR="338BFC70" w:rsidRPr="3AB77B79">
        <w:rPr>
          <w:sz w:val="24"/>
          <w:szCs w:val="24"/>
        </w:rPr>
        <w:t>reduces</w:t>
      </w:r>
      <w:r w:rsidRPr="3AB77B79">
        <w:rPr>
          <w:sz w:val="24"/>
          <w:szCs w:val="24"/>
        </w:rPr>
        <w:t xml:space="preserve"> the risk of the technology and increases its commercial value, thereby enhancing investment opportunities.</w:t>
      </w:r>
    </w:p>
    <w:p w14:paraId="721B2391" w14:textId="77777777" w:rsidR="007361F7" w:rsidRDefault="007361F7" w:rsidP="00FF5E1C">
      <w:pPr>
        <w:pStyle w:val="ListParagraph"/>
        <w:spacing w:line="240" w:lineRule="auto"/>
        <w:ind w:left="0"/>
        <w:rPr>
          <w:rFonts w:cstheme="minorHAnsi"/>
          <w:sz w:val="24"/>
          <w:szCs w:val="24"/>
        </w:rPr>
      </w:pPr>
    </w:p>
    <w:p w14:paraId="72ED2CE4" w14:textId="77777777" w:rsidR="003605C7" w:rsidRPr="00B7200A" w:rsidRDefault="003605C7" w:rsidP="003605C7">
      <w:pPr>
        <w:pStyle w:val="ListParagraph"/>
        <w:ind w:left="0"/>
        <w:rPr>
          <w:rFonts w:cstheme="minorHAnsi"/>
          <w:sz w:val="24"/>
          <w:szCs w:val="24"/>
        </w:rPr>
      </w:pPr>
    </w:p>
    <w:p w14:paraId="03CA229C" w14:textId="77777777" w:rsidR="00664D7A" w:rsidRDefault="00664D7A">
      <w:pPr>
        <w:rPr>
          <w:rFonts w:cstheme="minorHAnsi"/>
          <w:b/>
          <w:sz w:val="24"/>
          <w:szCs w:val="24"/>
        </w:rPr>
      </w:pPr>
      <w:r>
        <w:rPr>
          <w:rFonts w:cstheme="minorHAnsi"/>
          <w:b/>
          <w:sz w:val="24"/>
          <w:szCs w:val="24"/>
        </w:rPr>
        <w:br w:type="page"/>
      </w:r>
    </w:p>
    <w:p w14:paraId="0FE00E3C" w14:textId="34C3556F" w:rsidR="003605C7" w:rsidRPr="00B7200A" w:rsidRDefault="003605C7" w:rsidP="003605C7">
      <w:pPr>
        <w:pStyle w:val="ListParagraph"/>
        <w:ind w:left="0"/>
        <w:rPr>
          <w:rFonts w:cstheme="minorHAnsi"/>
          <w:b/>
          <w:sz w:val="24"/>
          <w:szCs w:val="24"/>
        </w:rPr>
      </w:pPr>
      <w:r w:rsidRPr="00B7200A">
        <w:rPr>
          <w:rFonts w:cstheme="minorHAnsi"/>
          <w:b/>
          <w:sz w:val="24"/>
          <w:szCs w:val="24"/>
        </w:rPr>
        <w:lastRenderedPageBreak/>
        <w:t>I</w:t>
      </w:r>
      <w:r>
        <w:rPr>
          <w:rFonts w:cstheme="minorHAnsi"/>
          <w:b/>
          <w:sz w:val="24"/>
          <w:szCs w:val="24"/>
        </w:rPr>
        <w:t>II</w:t>
      </w:r>
      <w:r w:rsidRPr="00B7200A">
        <w:rPr>
          <w:rFonts w:cstheme="minorHAnsi"/>
          <w:b/>
          <w:sz w:val="24"/>
          <w:szCs w:val="24"/>
        </w:rPr>
        <w:t>. U</w:t>
      </w:r>
      <w:r w:rsidR="00AE3B16">
        <w:rPr>
          <w:rFonts w:cstheme="minorHAnsi"/>
          <w:b/>
          <w:sz w:val="24"/>
          <w:szCs w:val="24"/>
        </w:rPr>
        <w:t>niversity of Iowa</w:t>
      </w:r>
      <w:r w:rsidRPr="00B7200A">
        <w:rPr>
          <w:rFonts w:cstheme="minorHAnsi"/>
          <w:b/>
          <w:sz w:val="24"/>
          <w:szCs w:val="24"/>
        </w:rPr>
        <w:t xml:space="preserve">’s Economic Development Activities in </w:t>
      </w:r>
      <w:r w:rsidR="003C2CB6" w:rsidRPr="00B7200A">
        <w:rPr>
          <w:rFonts w:cstheme="minorHAnsi"/>
          <w:b/>
          <w:sz w:val="24"/>
          <w:szCs w:val="24"/>
        </w:rPr>
        <w:t>FY2</w:t>
      </w:r>
      <w:r w:rsidR="003C2CB6">
        <w:rPr>
          <w:rFonts w:cstheme="minorHAnsi"/>
          <w:b/>
          <w:sz w:val="24"/>
          <w:szCs w:val="24"/>
        </w:rPr>
        <w:t>4</w:t>
      </w:r>
    </w:p>
    <w:p w14:paraId="5911ED2A" w14:textId="77777777" w:rsidR="003605C7" w:rsidRPr="00B7200A" w:rsidRDefault="003605C7" w:rsidP="003605C7">
      <w:pPr>
        <w:pStyle w:val="ListParagraph"/>
        <w:ind w:left="0"/>
        <w:rPr>
          <w:rFonts w:cstheme="minorHAnsi"/>
          <w:b/>
          <w:sz w:val="24"/>
          <w:szCs w:val="24"/>
        </w:rPr>
      </w:pPr>
    </w:p>
    <w:p w14:paraId="1FC45541" w14:textId="77777777" w:rsidR="003605C7" w:rsidRPr="00AE3B16" w:rsidRDefault="003605C7" w:rsidP="003605C7">
      <w:pPr>
        <w:pStyle w:val="ListParagraph"/>
        <w:numPr>
          <w:ilvl w:val="0"/>
          <w:numId w:val="5"/>
        </w:numPr>
        <w:spacing w:after="0" w:line="240" w:lineRule="auto"/>
        <w:rPr>
          <w:rFonts w:cstheme="minorHAnsi"/>
          <w:b/>
          <w:bCs/>
          <w:sz w:val="24"/>
          <w:szCs w:val="24"/>
        </w:rPr>
      </w:pPr>
      <w:r w:rsidRPr="00AE3B16">
        <w:rPr>
          <w:rFonts w:cstheme="minorHAnsi"/>
          <w:b/>
          <w:bCs/>
          <w:sz w:val="24"/>
          <w:szCs w:val="24"/>
        </w:rPr>
        <w:t>UI Research Park</w:t>
      </w:r>
    </w:p>
    <w:p w14:paraId="0112784D" w14:textId="01B90FED" w:rsidR="001C16A3" w:rsidRDefault="003605C7" w:rsidP="001C16A3">
      <w:pPr>
        <w:pStyle w:val="ListParagraph"/>
        <w:numPr>
          <w:ilvl w:val="1"/>
          <w:numId w:val="5"/>
        </w:numPr>
        <w:spacing w:after="0" w:line="240" w:lineRule="auto"/>
        <w:rPr>
          <w:rFonts w:cstheme="minorHAnsi"/>
          <w:sz w:val="24"/>
          <w:szCs w:val="24"/>
        </w:rPr>
      </w:pPr>
      <w:r w:rsidRPr="00B7200A">
        <w:rPr>
          <w:rFonts w:cstheme="minorHAnsi"/>
          <w:sz w:val="24"/>
          <w:szCs w:val="24"/>
        </w:rPr>
        <w:t xml:space="preserve">The UI Research Park is home to </w:t>
      </w:r>
      <w:r w:rsidR="002010FF" w:rsidRPr="00B7200A">
        <w:rPr>
          <w:rFonts w:cstheme="minorHAnsi"/>
          <w:sz w:val="24"/>
          <w:szCs w:val="24"/>
        </w:rPr>
        <w:t>3</w:t>
      </w:r>
      <w:r w:rsidR="002010FF">
        <w:rPr>
          <w:rFonts w:cstheme="minorHAnsi"/>
          <w:sz w:val="24"/>
          <w:szCs w:val="24"/>
        </w:rPr>
        <w:t>3</w:t>
      </w:r>
      <w:r w:rsidR="002010FF" w:rsidRPr="00B7200A">
        <w:rPr>
          <w:rFonts w:cstheme="minorHAnsi"/>
          <w:sz w:val="24"/>
          <w:szCs w:val="24"/>
        </w:rPr>
        <w:t xml:space="preserve"> </w:t>
      </w:r>
      <w:r w:rsidRPr="00B7200A">
        <w:rPr>
          <w:rFonts w:cstheme="minorHAnsi"/>
          <w:sz w:val="24"/>
          <w:szCs w:val="24"/>
        </w:rPr>
        <w:t xml:space="preserve">companies, employing over </w:t>
      </w:r>
      <w:r w:rsidR="001F2F96">
        <w:rPr>
          <w:rFonts w:cstheme="minorHAnsi"/>
          <w:sz w:val="24"/>
          <w:szCs w:val="24"/>
        </w:rPr>
        <w:t>3</w:t>
      </w:r>
      <w:r w:rsidR="004E5102">
        <w:rPr>
          <w:rFonts w:cstheme="minorHAnsi"/>
          <w:sz w:val="24"/>
          <w:szCs w:val="24"/>
        </w:rPr>
        <w:t>,</w:t>
      </w:r>
      <w:r w:rsidR="002010FF">
        <w:rPr>
          <w:rFonts w:cstheme="minorHAnsi"/>
          <w:sz w:val="24"/>
          <w:szCs w:val="24"/>
        </w:rPr>
        <w:t>700</w:t>
      </w:r>
      <w:r w:rsidR="002010FF" w:rsidRPr="00B7200A">
        <w:rPr>
          <w:rFonts w:cstheme="minorHAnsi"/>
          <w:sz w:val="24"/>
          <w:szCs w:val="24"/>
        </w:rPr>
        <w:t xml:space="preserve"> </w:t>
      </w:r>
      <w:r w:rsidRPr="00B7200A">
        <w:rPr>
          <w:rFonts w:cstheme="minorHAnsi"/>
          <w:sz w:val="24"/>
          <w:szCs w:val="24"/>
        </w:rPr>
        <w:t xml:space="preserve">total employees, </w:t>
      </w:r>
      <w:r w:rsidR="0038244E">
        <w:rPr>
          <w:rFonts w:cstheme="minorHAnsi"/>
          <w:sz w:val="24"/>
          <w:szCs w:val="24"/>
        </w:rPr>
        <w:t>1</w:t>
      </w:r>
      <w:r w:rsidR="004E5102">
        <w:rPr>
          <w:rFonts w:cstheme="minorHAnsi"/>
          <w:sz w:val="24"/>
          <w:szCs w:val="24"/>
        </w:rPr>
        <w:t>,</w:t>
      </w:r>
      <w:r w:rsidR="00E965B8">
        <w:rPr>
          <w:rFonts w:cstheme="minorHAnsi"/>
          <w:sz w:val="24"/>
          <w:szCs w:val="24"/>
        </w:rPr>
        <w:t>031</w:t>
      </w:r>
      <w:r w:rsidR="00E965B8" w:rsidRPr="00B7200A">
        <w:rPr>
          <w:rFonts w:cstheme="minorHAnsi"/>
          <w:sz w:val="24"/>
          <w:szCs w:val="24"/>
        </w:rPr>
        <w:t xml:space="preserve"> </w:t>
      </w:r>
      <w:r w:rsidRPr="00B7200A">
        <w:rPr>
          <w:rFonts w:cstheme="minorHAnsi"/>
          <w:sz w:val="24"/>
          <w:szCs w:val="24"/>
        </w:rPr>
        <w:t>of those located on the park. Total payroll associated with Park companies is more than $</w:t>
      </w:r>
      <w:r>
        <w:rPr>
          <w:rFonts w:cstheme="minorHAnsi"/>
          <w:sz w:val="24"/>
          <w:szCs w:val="24"/>
        </w:rPr>
        <w:t>3</w:t>
      </w:r>
      <w:r w:rsidRPr="00B7200A">
        <w:rPr>
          <w:rFonts w:cstheme="minorHAnsi"/>
          <w:sz w:val="24"/>
          <w:szCs w:val="24"/>
        </w:rPr>
        <w:t xml:space="preserve"> million. </w:t>
      </w:r>
    </w:p>
    <w:p w14:paraId="1B3DC8BF" w14:textId="27BCD294" w:rsidR="003605C7" w:rsidRPr="009370D2" w:rsidRDefault="001C16A3" w:rsidP="001C16A3">
      <w:pPr>
        <w:pStyle w:val="ListParagraph"/>
        <w:numPr>
          <w:ilvl w:val="1"/>
          <w:numId w:val="5"/>
        </w:numPr>
        <w:spacing w:after="0" w:line="240" w:lineRule="auto"/>
        <w:rPr>
          <w:rFonts w:cstheme="minorHAnsi"/>
          <w:sz w:val="24"/>
          <w:szCs w:val="24"/>
        </w:rPr>
      </w:pPr>
      <w:r>
        <w:rPr>
          <w:rFonts w:cstheme="minorHAnsi"/>
          <w:sz w:val="24"/>
          <w:szCs w:val="24"/>
        </w:rPr>
        <w:t xml:space="preserve">Companies residing on the Research Park, and in particular those </w:t>
      </w:r>
      <w:r w:rsidR="00E963DD">
        <w:rPr>
          <w:rFonts w:cstheme="minorHAnsi"/>
          <w:sz w:val="24"/>
          <w:szCs w:val="24"/>
        </w:rPr>
        <w:t xml:space="preserve">residing in the </w:t>
      </w:r>
      <w:proofErr w:type="spellStart"/>
      <w:r w:rsidR="00E963DD">
        <w:rPr>
          <w:rFonts w:cstheme="minorHAnsi"/>
          <w:sz w:val="24"/>
          <w:szCs w:val="24"/>
        </w:rPr>
        <w:t>BioVentures</w:t>
      </w:r>
      <w:proofErr w:type="spellEnd"/>
      <w:r w:rsidR="00E963DD">
        <w:rPr>
          <w:rFonts w:cstheme="minorHAnsi"/>
          <w:sz w:val="24"/>
          <w:szCs w:val="24"/>
        </w:rPr>
        <w:t xml:space="preserve"> Center, have access to a variety of services, including: </w:t>
      </w:r>
      <w:r w:rsidRPr="009370D2">
        <w:rPr>
          <w:rFonts w:cstheme="minorHAnsi"/>
          <w:sz w:val="24"/>
          <w:szCs w:val="24"/>
        </w:rPr>
        <w:t>Shared laboratory equipment room; Executive board room and conference rooms; Multi-purpose room seating 70;  Breakroom/vending area, atrium and lounge areas;  Shipping/receiving area; High-speed wired &amp; wireless internet; Emergency backup generator; Shared equipment room that includes:  Autoclave, Laboratory glassware washer/dryer, RO/DI water system, Ice machine, -80° freeze</w:t>
      </w:r>
      <w:r w:rsidR="007A3917">
        <w:rPr>
          <w:rFonts w:cstheme="minorHAnsi"/>
          <w:sz w:val="24"/>
          <w:szCs w:val="24"/>
        </w:rPr>
        <w:t>r</w:t>
      </w:r>
      <w:r w:rsidR="00DB6C51">
        <w:rPr>
          <w:rFonts w:cstheme="minorHAnsi"/>
          <w:sz w:val="24"/>
          <w:szCs w:val="24"/>
        </w:rPr>
        <w:t>; and</w:t>
      </w:r>
      <w:r w:rsidRPr="009370D2">
        <w:rPr>
          <w:rFonts w:cstheme="minorHAnsi"/>
          <w:sz w:val="24"/>
          <w:szCs w:val="24"/>
        </w:rPr>
        <w:t xml:space="preserve"> the vast resources at the UI’s </w:t>
      </w:r>
      <w:r w:rsidR="008E3AE8">
        <w:rPr>
          <w:rFonts w:cstheme="minorHAnsi"/>
          <w:sz w:val="24"/>
          <w:szCs w:val="24"/>
        </w:rPr>
        <w:t>Carver College of Medicine</w:t>
      </w:r>
      <w:r w:rsidRPr="009370D2">
        <w:rPr>
          <w:rFonts w:cstheme="minorHAnsi"/>
          <w:sz w:val="24"/>
          <w:szCs w:val="24"/>
        </w:rPr>
        <w:t xml:space="preserve"> via their core facilities.</w:t>
      </w:r>
    </w:p>
    <w:p w14:paraId="2C4B0521" w14:textId="77777777" w:rsidR="003605C7" w:rsidRPr="00AE3B16" w:rsidRDefault="003605C7" w:rsidP="003605C7">
      <w:pPr>
        <w:pStyle w:val="ListParagraph"/>
        <w:numPr>
          <w:ilvl w:val="0"/>
          <w:numId w:val="5"/>
        </w:numPr>
        <w:spacing w:after="0" w:line="240" w:lineRule="auto"/>
        <w:rPr>
          <w:rFonts w:cstheme="minorHAnsi"/>
          <w:b/>
          <w:bCs/>
          <w:color w:val="000000" w:themeColor="text1"/>
          <w:sz w:val="24"/>
          <w:szCs w:val="24"/>
        </w:rPr>
      </w:pPr>
      <w:r w:rsidRPr="00AE3B16">
        <w:rPr>
          <w:rFonts w:cstheme="minorHAnsi"/>
          <w:b/>
          <w:bCs/>
          <w:color w:val="000000" w:themeColor="text1"/>
          <w:sz w:val="24"/>
          <w:szCs w:val="24"/>
        </w:rPr>
        <w:t>UI Ventures</w:t>
      </w:r>
    </w:p>
    <w:p w14:paraId="1EAE92D1" w14:textId="77D2E36D" w:rsidR="00D0388B" w:rsidRDefault="00D0388B" w:rsidP="3AB77B79">
      <w:pPr>
        <w:pStyle w:val="ListParagraph"/>
        <w:numPr>
          <w:ilvl w:val="1"/>
          <w:numId w:val="5"/>
        </w:numPr>
        <w:spacing w:after="0" w:line="240" w:lineRule="auto"/>
        <w:rPr>
          <w:color w:val="000000" w:themeColor="text1"/>
          <w:sz w:val="24"/>
          <w:szCs w:val="24"/>
        </w:rPr>
      </w:pPr>
      <w:r w:rsidRPr="3AB77B79">
        <w:rPr>
          <w:color w:val="000000" w:themeColor="text1"/>
          <w:sz w:val="24"/>
          <w:szCs w:val="24"/>
        </w:rPr>
        <w:t>UI Ventures currently supports 37companies including 8 that formed in FY24</w:t>
      </w:r>
      <w:r w:rsidR="4CE00EAD" w:rsidRPr="3AB77B79">
        <w:rPr>
          <w:color w:val="000000" w:themeColor="text1"/>
          <w:sz w:val="24"/>
          <w:szCs w:val="24"/>
        </w:rPr>
        <w:t>.</w:t>
      </w:r>
    </w:p>
    <w:p w14:paraId="2A432A14" w14:textId="77777777" w:rsidR="00D0388B" w:rsidRPr="002E039D" w:rsidRDefault="00D0388B" w:rsidP="00D0388B">
      <w:pPr>
        <w:pStyle w:val="ListParagraph"/>
        <w:numPr>
          <w:ilvl w:val="1"/>
          <w:numId w:val="5"/>
        </w:numPr>
        <w:spacing w:after="0" w:line="240" w:lineRule="auto"/>
        <w:rPr>
          <w:rFonts w:cstheme="minorHAnsi"/>
          <w:color w:val="000000" w:themeColor="text1"/>
          <w:sz w:val="24"/>
          <w:szCs w:val="24"/>
        </w:rPr>
      </w:pPr>
      <w:r w:rsidRPr="4267529C">
        <w:rPr>
          <w:color w:val="000000" w:themeColor="text1"/>
          <w:sz w:val="24"/>
          <w:szCs w:val="24"/>
        </w:rPr>
        <w:t>Faculty and staff founded companies raised over $</w:t>
      </w:r>
      <w:r>
        <w:rPr>
          <w:color w:val="000000" w:themeColor="text1"/>
          <w:sz w:val="24"/>
          <w:szCs w:val="24"/>
        </w:rPr>
        <w:t>91 million in</w:t>
      </w:r>
      <w:r w:rsidRPr="4267529C">
        <w:rPr>
          <w:color w:val="000000" w:themeColor="text1"/>
          <w:sz w:val="24"/>
          <w:szCs w:val="24"/>
        </w:rPr>
        <w:t xml:space="preserve"> equity funding in FY</w:t>
      </w:r>
      <w:r>
        <w:rPr>
          <w:color w:val="000000" w:themeColor="text1"/>
          <w:sz w:val="24"/>
          <w:szCs w:val="24"/>
        </w:rPr>
        <w:t>24</w:t>
      </w:r>
      <w:r w:rsidRPr="4267529C">
        <w:rPr>
          <w:color w:val="000000" w:themeColor="text1"/>
          <w:sz w:val="24"/>
          <w:szCs w:val="24"/>
        </w:rPr>
        <w:t>.</w:t>
      </w:r>
    </w:p>
    <w:p w14:paraId="6DB2060C" w14:textId="77777777" w:rsidR="00D0388B" w:rsidRDefault="00D0388B" w:rsidP="00D0388B">
      <w:pPr>
        <w:pStyle w:val="ListParagraph"/>
        <w:numPr>
          <w:ilvl w:val="1"/>
          <w:numId w:val="5"/>
        </w:numPr>
        <w:spacing w:after="0" w:line="240" w:lineRule="auto"/>
        <w:rPr>
          <w:rFonts w:cstheme="minorHAnsi"/>
          <w:color w:val="000000" w:themeColor="text1"/>
          <w:sz w:val="24"/>
          <w:szCs w:val="24"/>
        </w:rPr>
      </w:pPr>
      <w:r>
        <w:rPr>
          <w:rFonts w:cstheme="minorHAnsi"/>
          <w:color w:val="000000" w:themeColor="text1"/>
          <w:sz w:val="24"/>
          <w:szCs w:val="24"/>
        </w:rPr>
        <w:t>In FY24, four UI faculty/staff companies were awarded $1.5 million in SBIR/STTR grants.</w:t>
      </w:r>
    </w:p>
    <w:p w14:paraId="619EF0D2" w14:textId="77777777" w:rsidR="00D0388B" w:rsidRPr="007E5A74" w:rsidRDefault="00D0388B" w:rsidP="00D0388B">
      <w:pPr>
        <w:pStyle w:val="ListParagraph"/>
        <w:numPr>
          <w:ilvl w:val="1"/>
          <w:numId w:val="5"/>
        </w:numPr>
        <w:spacing w:after="0" w:line="240" w:lineRule="auto"/>
        <w:rPr>
          <w:rFonts w:cstheme="minorHAnsi"/>
          <w:color w:val="000000" w:themeColor="text1"/>
          <w:sz w:val="24"/>
          <w:szCs w:val="24"/>
        </w:rPr>
      </w:pPr>
      <w:r w:rsidRPr="4267529C">
        <w:rPr>
          <w:sz w:val="24"/>
          <w:szCs w:val="24"/>
        </w:rPr>
        <w:t>In FY2</w:t>
      </w:r>
      <w:r>
        <w:rPr>
          <w:sz w:val="24"/>
          <w:szCs w:val="24"/>
        </w:rPr>
        <w:t>3</w:t>
      </w:r>
      <w:r w:rsidRPr="4267529C">
        <w:rPr>
          <w:sz w:val="24"/>
          <w:szCs w:val="24"/>
        </w:rPr>
        <w:t xml:space="preserve">, </w:t>
      </w:r>
      <w:r>
        <w:rPr>
          <w:sz w:val="24"/>
          <w:szCs w:val="24"/>
        </w:rPr>
        <w:t xml:space="preserve">17 Innovation Fund </w:t>
      </w:r>
      <w:r w:rsidRPr="4267529C">
        <w:rPr>
          <w:sz w:val="24"/>
          <w:szCs w:val="24"/>
        </w:rPr>
        <w:t xml:space="preserve">awards were made </w:t>
      </w:r>
      <w:r>
        <w:rPr>
          <w:sz w:val="24"/>
          <w:szCs w:val="24"/>
        </w:rPr>
        <w:t>to faculty and staff to aid the translation of their research towards commercial potential</w:t>
      </w:r>
      <w:r w:rsidRPr="4267529C">
        <w:rPr>
          <w:sz w:val="24"/>
          <w:szCs w:val="24"/>
        </w:rPr>
        <w:t>.</w:t>
      </w:r>
    </w:p>
    <w:p w14:paraId="298988E0" w14:textId="77777777" w:rsidR="00D0388B" w:rsidRDefault="00D0388B" w:rsidP="00D0388B">
      <w:pPr>
        <w:pStyle w:val="ListParagraph"/>
        <w:numPr>
          <w:ilvl w:val="1"/>
          <w:numId w:val="5"/>
        </w:numPr>
        <w:spacing w:after="0" w:line="240" w:lineRule="auto"/>
        <w:rPr>
          <w:rFonts w:cstheme="minorHAnsi"/>
          <w:color w:val="000000" w:themeColor="text1"/>
          <w:sz w:val="24"/>
          <w:szCs w:val="24"/>
        </w:rPr>
      </w:pPr>
      <w:r>
        <w:rPr>
          <w:rFonts w:cstheme="minorHAnsi"/>
          <w:color w:val="000000" w:themeColor="text1"/>
          <w:sz w:val="24"/>
          <w:szCs w:val="24"/>
        </w:rPr>
        <w:t>The Nurse Innovators program engaged &gt;1,000 nurses with 29 projects in development including one at a Critical Access Hospital in Davis County.</w:t>
      </w:r>
    </w:p>
    <w:p w14:paraId="1C54B206" w14:textId="77777777" w:rsidR="00D0388B" w:rsidRDefault="00D0388B" w:rsidP="00D0388B">
      <w:pPr>
        <w:pStyle w:val="ListParagraph"/>
        <w:numPr>
          <w:ilvl w:val="1"/>
          <w:numId w:val="5"/>
        </w:numPr>
        <w:spacing w:after="0" w:line="240" w:lineRule="auto"/>
        <w:rPr>
          <w:rFonts w:cstheme="minorHAnsi"/>
          <w:color w:val="000000" w:themeColor="text1"/>
          <w:sz w:val="24"/>
          <w:szCs w:val="24"/>
        </w:rPr>
      </w:pPr>
      <w:r>
        <w:rPr>
          <w:rFonts w:cstheme="minorHAnsi"/>
          <w:color w:val="000000" w:themeColor="text1"/>
          <w:sz w:val="24"/>
          <w:szCs w:val="24"/>
        </w:rPr>
        <w:t>Supported the second cohort of Innovation Leadership Fellows comprised of graduate and postgraduate students, medical students, and scientists.</w:t>
      </w:r>
    </w:p>
    <w:p w14:paraId="783E4FF1" w14:textId="77777777" w:rsidR="00D0388B" w:rsidRDefault="00D0388B" w:rsidP="00D0388B">
      <w:pPr>
        <w:pStyle w:val="ListParagraph"/>
        <w:numPr>
          <w:ilvl w:val="1"/>
          <w:numId w:val="5"/>
        </w:numPr>
        <w:spacing w:after="0" w:line="240" w:lineRule="auto"/>
        <w:rPr>
          <w:rFonts w:cstheme="minorHAnsi"/>
          <w:color w:val="000000" w:themeColor="text1"/>
          <w:sz w:val="24"/>
          <w:szCs w:val="24"/>
        </w:rPr>
      </w:pPr>
      <w:r>
        <w:rPr>
          <w:rFonts w:cstheme="minorHAnsi"/>
          <w:color w:val="000000" w:themeColor="text1"/>
          <w:sz w:val="24"/>
          <w:szCs w:val="24"/>
        </w:rPr>
        <w:t xml:space="preserve">UI Ventures continues to build a stronger economic development pipeline through programs that support business executive interactions, coaching and connections with investors, business strategy support, and other startup resources. </w:t>
      </w:r>
    </w:p>
    <w:p w14:paraId="098DC07F" w14:textId="77777777" w:rsidR="00D0388B" w:rsidRPr="00CE24C6" w:rsidRDefault="00D0388B" w:rsidP="00D0388B">
      <w:pPr>
        <w:pStyle w:val="ListParagraph"/>
        <w:numPr>
          <w:ilvl w:val="0"/>
          <w:numId w:val="5"/>
        </w:numPr>
        <w:spacing w:after="0" w:line="240" w:lineRule="auto"/>
        <w:rPr>
          <w:rFonts w:cstheme="minorHAnsi"/>
          <w:b/>
          <w:bCs/>
          <w:color w:val="000000" w:themeColor="text1"/>
          <w:sz w:val="24"/>
          <w:szCs w:val="24"/>
        </w:rPr>
      </w:pPr>
      <w:r w:rsidRPr="00CE24C6">
        <w:rPr>
          <w:rFonts w:cstheme="minorHAnsi"/>
          <w:b/>
          <w:bCs/>
          <w:color w:val="000000" w:themeColor="text1"/>
          <w:sz w:val="24"/>
          <w:szCs w:val="24"/>
        </w:rPr>
        <w:t>Iowa MADE</w:t>
      </w:r>
    </w:p>
    <w:p w14:paraId="1E1E8A00" w14:textId="77777777" w:rsidR="00D0388B" w:rsidRPr="00226577" w:rsidRDefault="00D0388B" w:rsidP="00D0388B">
      <w:pPr>
        <w:pStyle w:val="ListParagraph"/>
        <w:numPr>
          <w:ilvl w:val="1"/>
          <w:numId w:val="5"/>
        </w:numPr>
        <w:spacing w:after="0" w:line="240" w:lineRule="auto"/>
        <w:rPr>
          <w:rFonts w:cstheme="minorHAnsi"/>
          <w:color w:val="000000" w:themeColor="text1"/>
          <w:sz w:val="24"/>
          <w:szCs w:val="24"/>
        </w:rPr>
      </w:pPr>
      <w:r w:rsidRPr="00226577">
        <w:rPr>
          <w:rFonts w:cstheme="minorHAnsi"/>
          <w:color w:val="000000" w:themeColor="text1"/>
          <w:sz w:val="24"/>
          <w:szCs w:val="24"/>
        </w:rPr>
        <w:t xml:space="preserve">MADE had </w:t>
      </w:r>
      <w:r>
        <w:rPr>
          <w:rFonts w:cstheme="minorHAnsi"/>
          <w:color w:val="000000" w:themeColor="text1"/>
          <w:sz w:val="24"/>
          <w:szCs w:val="24"/>
        </w:rPr>
        <w:t>4</w:t>
      </w:r>
      <w:r w:rsidRPr="00226577">
        <w:rPr>
          <w:rFonts w:cstheme="minorHAnsi"/>
          <w:color w:val="000000" w:themeColor="text1"/>
          <w:sz w:val="24"/>
          <w:szCs w:val="24"/>
        </w:rPr>
        <w:t xml:space="preserve"> products on the market in FY2</w:t>
      </w:r>
      <w:r>
        <w:rPr>
          <w:rFonts w:cstheme="minorHAnsi"/>
          <w:color w:val="000000" w:themeColor="text1"/>
          <w:sz w:val="24"/>
          <w:szCs w:val="24"/>
        </w:rPr>
        <w:t xml:space="preserve">4 </w:t>
      </w:r>
      <w:r w:rsidRPr="00226577">
        <w:rPr>
          <w:rFonts w:cstheme="minorHAnsi"/>
          <w:color w:val="000000" w:themeColor="text1"/>
          <w:sz w:val="24"/>
          <w:szCs w:val="24"/>
        </w:rPr>
        <w:t xml:space="preserve">and students continued to develop an additional </w:t>
      </w:r>
      <w:r>
        <w:rPr>
          <w:rFonts w:cstheme="minorHAnsi"/>
          <w:color w:val="000000" w:themeColor="text1"/>
          <w:sz w:val="24"/>
          <w:szCs w:val="24"/>
        </w:rPr>
        <w:t>4</w:t>
      </w:r>
      <w:r w:rsidRPr="00226577">
        <w:rPr>
          <w:rFonts w:cstheme="minorHAnsi"/>
          <w:color w:val="000000" w:themeColor="text1"/>
          <w:sz w:val="24"/>
          <w:szCs w:val="24"/>
        </w:rPr>
        <w:t xml:space="preserve"> products originating from the Colleges of Medicine and Dentistry, and the UIHC Dept of Nursing.</w:t>
      </w:r>
    </w:p>
    <w:p w14:paraId="14A0EEE1" w14:textId="77777777" w:rsidR="00D0388B" w:rsidRPr="00226577" w:rsidRDefault="00D0388B" w:rsidP="00D0388B">
      <w:pPr>
        <w:pStyle w:val="ListParagraph"/>
        <w:numPr>
          <w:ilvl w:val="1"/>
          <w:numId w:val="5"/>
        </w:numPr>
        <w:spacing w:after="0" w:line="240" w:lineRule="auto"/>
        <w:rPr>
          <w:color w:val="000000" w:themeColor="text1"/>
          <w:sz w:val="24"/>
          <w:szCs w:val="24"/>
        </w:rPr>
      </w:pPr>
      <w:r w:rsidRPr="4267529C">
        <w:rPr>
          <w:color w:val="000000" w:themeColor="text1"/>
          <w:sz w:val="24"/>
          <w:szCs w:val="24"/>
        </w:rPr>
        <w:t>MADE alumni continue to receive competitive job offers directly related to their work at MADE and are 100% employed upon graduation.</w:t>
      </w:r>
    </w:p>
    <w:p w14:paraId="7CF8EF26" w14:textId="321E159E" w:rsidR="00D0388B" w:rsidRDefault="00D0388B" w:rsidP="00D0388B">
      <w:pPr>
        <w:pStyle w:val="ListParagraph"/>
        <w:numPr>
          <w:ilvl w:val="1"/>
          <w:numId w:val="5"/>
        </w:numPr>
        <w:spacing w:after="0" w:line="240" w:lineRule="auto"/>
        <w:rPr>
          <w:color w:val="000000" w:themeColor="text1"/>
          <w:sz w:val="24"/>
          <w:szCs w:val="24"/>
        </w:rPr>
      </w:pPr>
      <w:r w:rsidRPr="4267529C">
        <w:rPr>
          <w:color w:val="000000" w:themeColor="text1"/>
          <w:sz w:val="24"/>
          <w:szCs w:val="24"/>
        </w:rPr>
        <w:t xml:space="preserve">MADE utilizes suppliers in Iowa to support the state economy </w:t>
      </w:r>
      <w:r>
        <w:rPr>
          <w:color w:val="000000" w:themeColor="text1"/>
          <w:sz w:val="24"/>
          <w:szCs w:val="24"/>
        </w:rPr>
        <w:t>and presently 100% of part suppliers are Iowa companies.</w:t>
      </w:r>
    </w:p>
    <w:p w14:paraId="2D64B70F" w14:textId="77777777" w:rsidR="003605C7" w:rsidRPr="00CE24C6" w:rsidRDefault="003605C7" w:rsidP="003605C7">
      <w:pPr>
        <w:pStyle w:val="ListParagraph"/>
        <w:numPr>
          <w:ilvl w:val="0"/>
          <w:numId w:val="5"/>
        </w:numPr>
        <w:spacing w:after="0" w:line="240" w:lineRule="auto"/>
        <w:rPr>
          <w:rFonts w:cstheme="minorHAnsi"/>
          <w:b/>
          <w:bCs/>
          <w:color w:val="000000" w:themeColor="text1"/>
          <w:sz w:val="24"/>
          <w:szCs w:val="24"/>
        </w:rPr>
      </w:pPr>
      <w:proofErr w:type="spellStart"/>
      <w:r w:rsidRPr="00CE24C6">
        <w:rPr>
          <w:rFonts w:cstheme="minorHAnsi"/>
          <w:b/>
          <w:bCs/>
          <w:color w:val="000000" w:themeColor="text1"/>
          <w:sz w:val="24"/>
          <w:szCs w:val="24"/>
        </w:rPr>
        <w:t>Protostudios</w:t>
      </w:r>
      <w:proofErr w:type="spellEnd"/>
    </w:p>
    <w:p w14:paraId="1219C346" w14:textId="1EB6A368" w:rsidR="00CE24C6" w:rsidRDefault="003605C7" w:rsidP="00CE24C6">
      <w:pPr>
        <w:pStyle w:val="ListParagraph"/>
        <w:numPr>
          <w:ilvl w:val="1"/>
          <w:numId w:val="5"/>
        </w:numPr>
        <w:spacing w:after="0" w:line="240" w:lineRule="auto"/>
        <w:rPr>
          <w:rFonts w:cstheme="minorHAnsi"/>
          <w:color w:val="000000" w:themeColor="text1"/>
          <w:sz w:val="24"/>
          <w:szCs w:val="24"/>
        </w:rPr>
      </w:pPr>
      <w:proofErr w:type="spellStart"/>
      <w:r>
        <w:rPr>
          <w:rFonts w:cstheme="minorHAnsi"/>
          <w:color w:val="000000" w:themeColor="text1"/>
          <w:sz w:val="24"/>
          <w:szCs w:val="24"/>
        </w:rPr>
        <w:t>Protostudios</w:t>
      </w:r>
      <w:proofErr w:type="spellEnd"/>
      <w:r>
        <w:rPr>
          <w:rFonts w:cstheme="minorHAnsi"/>
          <w:color w:val="000000" w:themeColor="text1"/>
          <w:sz w:val="24"/>
          <w:szCs w:val="24"/>
        </w:rPr>
        <w:t xml:space="preserve"> worked with </w:t>
      </w:r>
      <w:r w:rsidR="00BC6A2F">
        <w:rPr>
          <w:rFonts w:cstheme="minorHAnsi"/>
          <w:color w:val="000000" w:themeColor="text1"/>
          <w:sz w:val="24"/>
          <w:szCs w:val="24"/>
        </w:rPr>
        <w:t xml:space="preserve">44 </w:t>
      </w:r>
      <w:r>
        <w:rPr>
          <w:rFonts w:cstheme="minorHAnsi"/>
          <w:color w:val="000000" w:themeColor="text1"/>
          <w:sz w:val="24"/>
          <w:szCs w:val="24"/>
        </w:rPr>
        <w:t xml:space="preserve">clients </w:t>
      </w:r>
      <w:r w:rsidR="000E3D78">
        <w:rPr>
          <w:rFonts w:cstheme="minorHAnsi"/>
          <w:color w:val="000000" w:themeColor="text1"/>
          <w:sz w:val="24"/>
          <w:szCs w:val="24"/>
        </w:rPr>
        <w:t xml:space="preserve">across </w:t>
      </w:r>
      <w:r w:rsidR="00BC6A2F">
        <w:rPr>
          <w:rFonts w:cstheme="minorHAnsi"/>
          <w:color w:val="000000" w:themeColor="text1"/>
          <w:sz w:val="24"/>
          <w:szCs w:val="24"/>
        </w:rPr>
        <w:t xml:space="preserve">72 </w:t>
      </w:r>
      <w:r w:rsidR="000E3D78">
        <w:rPr>
          <w:rFonts w:cstheme="minorHAnsi"/>
          <w:color w:val="000000" w:themeColor="text1"/>
          <w:sz w:val="24"/>
          <w:szCs w:val="24"/>
        </w:rPr>
        <w:t xml:space="preserve">unique design and production projects </w:t>
      </w:r>
      <w:r>
        <w:rPr>
          <w:rFonts w:cstheme="minorHAnsi"/>
          <w:color w:val="000000" w:themeColor="text1"/>
          <w:sz w:val="24"/>
          <w:szCs w:val="24"/>
        </w:rPr>
        <w:t xml:space="preserve">in </w:t>
      </w:r>
      <w:r w:rsidR="003D5099">
        <w:rPr>
          <w:rFonts w:cstheme="minorHAnsi"/>
          <w:color w:val="000000" w:themeColor="text1"/>
          <w:sz w:val="24"/>
          <w:szCs w:val="24"/>
        </w:rPr>
        <w:t>FY2</w:t>
      </w:r>
      <w:r w:rsidR="005240E9">
        <w:rPr>
          <w:rFonts w:cstheme="minorHAnsi"/>
          <w:color w:val="000000" w:themeColor="text1"/>
          <w:sz w:val="24"/>
          <w:szCs w:val="24"/>
        </w:rPr>
        <w:t>4</w:t>
      </w:r>
      <w:r>
        <w:rPr>
          <w:rFonts w:cstheme="minorHAnsi"/>
          <w:color w:val="000000" w:themeColor="text1"/>
          <w:sz w:val="24"/>
          <w:szCs w:val="24"/>
        </w:rPr>
        <w:t xml:space="preserve">. </w:t>
      </w:r>
    </w:p>
    <w:p w14:paraId="685219B8" w14:textId="5FA7A040" w:rsidR="00A55DD6" w:rsidRDefault="00A55DD6" w:rsidP="00CE24C6">
      <w:pPr>
        <w:pStyle w:val="ListParagraph"/>
        <w:numPr>
          <w:ilvl w:val="1"/>
          <w:numId w:val="5"/>
        </w:numPr>
        <w:spacing w:after="0" w:line="240" w:lineRule="auto"/>
        <w:rPr>
          <w:rFonts w:cstheme="minorHAnsi"/>
          <w:color w:val="000000" w:themeColor="text1"/>
          <w:sz w:val="24"/>
          <w:szCs w:val="24"/>
        </w:rPr>
      </w:pPr>
      <w:r>
        <w:rPr>
          <w:rFonts w:cstheme="minorHAnsi"/>
          <w:color w:val="000000" w:themeColor="text1"/>
          <w:sz w:val="24"/>
          <w:szCs w:val="24"/>
        </w:rPr>
        <w:lastRenderedPageBreak/>
        <w:t xml:space="preserve">Employed </w:t>
      </w:r>
      <w:r w:rsidR="005240E9">
        <w:rPr>
          <w:rFonts w:cstheme="minorHAnsi"/>
          <w:color w:val="000000" w:themeColor="text1"/>
          <w:sz w:val="24"/>
          <w:szCs w:val="24"/>
        </w:rPr>
        <w:t>8</w:t>
      </w:r>
      <w:r w:rsidR="008D241D">
        <w:rPr>
          <w:rFonts w:cstheme="minorHAnsi"/>
          <w:color w:val="000000" w:themeColor="text1"/>
          <w:sz w:val="24"/>
          <w:szCs w:val="24"/>
        </w:rPr>
        <w:t xml:space="preserve"> UI students providing them with hands-on experience in client interaction, project management, </w:t>
      </w:r>
      <w:r w:rsidR="00594F73">
        <w:rPr>
          <w:rFonts w:cstheme="minorHAnsi"/>
          <w:color w:val="000000" w:themeColor="text1"/>
          <w:sz w:val="24"/>
          <w:szCs w:val="24"/>
        </w:rPr>
        <w:t>design, and a variety of technical skills.</w:t>
      </w:r>
    </w:p>
    <w:p w14:paraId="75ED5F57" w14:textId="77777777" w:rsidR="00BA728D" w:rsidRDefault="003605C7" w:rsidP="00BA728D">
      <w:pPr>
        <w:pStyle w:val="ListParagraph"/>
        <w:numPr>
          <w:ilvl w:val="0"/>
          <w:numId w:val="5"/>
        </w:numPr>
        <w:spacing w:after="0" w:line="240" w:lineRule="auto"/>
        <w:rPr>
          <w:ins w:id="69" w:author="Guzulaityte, Aria" w:date="2025-08-28T15:50:00Z" w16du:dateUtc="2025-08-28T20:50:00Z"/>
          <w:rFonts w:cstheme="minorHAnsi"/>
          <w:b/>
          <w:bCs/>
          <w:sz w:val="24"/>
          <w:szCs w:val="24"/>
        </w:rPr>
      </w:pPr>
      <w:r w:rsidRPr="00CE24C6">
        <w:rPr>
          <w:rFonts w:cstheme="minorHAnsi"/>
          <w:b/>
          <w:bCs/>
          <w:sz w:val="24"/>
          <w:szCs w:val="24"/>
        </w:rPr>
        <w:t>Iowa JPEC</w:t>
      </w:r>
    </w:p>
    <w:p w14:paraId="0D5194FB" w14:textId="1454026A" w:rsidR="009738A9" w:rsidRPr="00BA728D" w:rsidRDefault="009738A9">
      <w:pPr>
        <w:pStyle w:val="ListParagraph"/>
        <w:spacing w:after="0" w:line="240" w:lineRule="auto"/>
        <w:ind w:left="1080"/>
        <w:rPr>
          <w:rFonts w:cstheme="minorHAnsi"/>
          <w:b/>
          <w:bCs/>
          <w:sz w:val="24"/>
          <w:szCs w:val="24"/>
          <w:rPrChange w:id="70" w:author="Guzulaityte, Aria" w:date="2025-08-28T15:50:00Z" w16du:dateUtc="2025-08-28T20:50:00Z">
            <w:rPr/>
          </w:rPrChange>
        </w:rPr>
        <w:pPrChange w:id="71" w:author="Guzulaityte, Aria" w:date="2025-08-28T15:50:00Z" w16du:dateUtc="2025-08-28T20:50:00Z">
          <w:pPr>
            <w:pStyle w:val="ListParagraph"/>
            <w:numPr>
              <w:numId w:val="5"/>
            </w:numPr>
            <w:spacing w:after="0" w:line="240" w:lineRule="auto"/>
            <w:ind w:left="1080" w:hanging="360"/>
          </w:pPr>
        </w:pPrChange>
      </w:pPr>
      <w:ins w:id="72" w:author="Guzulaityte, Aria" w:date="2025-08-28T15:40:00Z" w16du:dateUtc="2025-08-28T20:40:00Z">
        <w:r w:rsidRPr="00BA728D">
          <w:rPr>
            <w:rFonts w:cstheme="minorHAnsi"/>
            <w:b/>
            <w:bCs/>
            <w:sz w:val="24"/>
            <w:szCs w:val="24"/>
            <w:rPrChange w:id="73" w:author="Guzulaityte, Aria" w:date="2025-08-28T15:50:00Z" w16du:dateUtc="2025-08-28T20:50:00Z">
              <w:rPr/>
            </w:rPrChange>
          </w:rPr>
          <w:t>JPEC Key Metrics &amp; Programs</w:t>
        </w:r>
      </w:ins>
    </w:p>
    <w:p w14:paraId="12D0EAF8" w14:textId="737D45A3" w:rsidR="009738A9" w:rsidRPr="009738A9" w:rsidRDefault="009738A9" w:rsidP="009738A9">
      <w:pPr>
        <w:pStyle w:val="ListParagraph"/>
        <w:numPr>
          <w:ilvl w:val="1"/>
          <w:numId w:val="5"/>
        </w:numPr>
        <w:spacing w:after="0" w:line="240" w:lineRule="auto"/>
        <w:rPr>
          <w:rFonts w:cstheme="minorHAnsi"/>
          <w:color w:val="000000" w:themeColor="text1"/>
          <w:sz w:val="24"/>
          <w:szCs w:val="24"/>
          <w:rPrChange w:id="74" w:author="Guzulaityte, Aria" w:date="2025-08-28T15:41:00Z" w16du:dateUtc="2025-08-28T20:41:00Z">
            <w:rPr/>
          </w:rPrChange>
        </w:rPr>
      </w:pPr>
      <w:ins w:id="75" w:author="Guzulaityte, Aria" w:date="2025-08-28T15:40:00Z" w16du:dateUtc="2025-08-28T20:40:00Z">
        <w:r>
          <w:rPr>
            <w:rFonts w:cstheme="minorHAnsi"/>
            <w:color w:val="000000" w:themeColor="text1"/>
            <w:sz w:val="24"/>
            <w:szCs w:val="24"/>
          </w:rPr>
          <w:t xml:space="preserve">Impact Summary </w:t>
        </w:r>
      </w:ins>
      <w:del w:id="76" w:author="Guzulaityte, Aria" w:date="2025-08-28T15:40:00Z" w16du:dateUtc="2025-08-28T20:40:00Z">
        <w:r w:rsidR="00375759" w:rsidDel="009738A9">
          <w:rPr>
            <w:rFonts w:cstheme="minorHAnsi"/>
            <w:color w:val="000000" w:themeColor="text1"/>
            <w:sz w:val="24"/>
            <w:szCs w:val="24"/>
          </w:rPr>
          <w:delText>Key metrics</w:delText>
        </w:r>
      </w:del>
    </w:p>
    <w:p w14:paraId="6FE7B6CA" w14:textId="77DB538E" w:rsidR="00375759" w:rsidDel="009738A9" w:rsidRDefault="009738A9" w:rsidP="00375759">
      <w:pPr>
        <w:pStyle w:val="ListParagraph"/>
        <w:numPr>
          <w:ilvl w:val="1"/>
          <w:numId w:val="5"/>
        </w:numPr>
        <w:spacing w:after="0" w:line="240" w:lineRule="auto"/>
        <w:ind w:left="2160"/>
        <w:rPr>
          <w:del w:id="77" w:author="Guzulaityte, Aria" w:date="2025-08-28T15:42:00Z" w16du:dateUtc="2025-08-28T20:42:00Z"/>
          <w:rFonts w:cstheme="minorHAnsi"/>
          <w:color w:val="000000" w:themeColor="text1"/>
          <w:sz w:val="24"/>
          <w:szCs w:val="24"/>
        </w:rPr>
      </w:pPr>
      <w:ins w:id="78" w:author="Guzulaityte, Aria" w:date="2025-08-28T15:41:00Z" w16du:dateUtc="2025-08-28T20:41:00Z">
        <w:r>
          <w:rPr>
            <w:rFonts w:cstheme="minorHAnsi"/>
            <w:color w:val="000000" w:themeColor="text1"/>
            <w:sz w:val="24"/>
            <w:szCs w:val="24"/>
          </w:rPr>
          <w:t xml:space="preserve">Start-up Companies Served: </w:t>
        </w:r>
        <w:r w:rsidRPr="009738A9">
          <w:rPr>
            <w:rFonts w:cstheme="minorHAnsi"/>
            <w:color w:val="000000" w:themeColor="text1"/>
            <w:sz w:val="24"/>
            <w:szCs w:val="24"/>
          </w:rPr>
          <w:t xml:space="preserve">207 new business starts </w:t>
        </w:r>
        <w:proofErr w:type="spellStart"/>
        <w:r w:rsidRPr="009738A9">
          <w:rPr>
            <w:rFonts w:cstheme="minorHAnsi"/>
            <w:color w:val="000000" w:themeColor="text1"/>
            <w:sz w:val="24"/>
            <w:szCs w:val="24"/>
          </w:rPr>
          <w:t>supported.</w:t>
        </w:r>
      </w:ins>
      <w:del w:id="79" w:author="Guzulaityte, Aria" w:date="2025-08-28T15:42:00Z" w16du:dateUtc="2025-08-28T20:42:00Z">
        <w:r w:rsidR="00375759" w:rsidRPr="00894F4B" w:rsidDel="009738A9">
          <w:rPr>
            <w:rFonts w:cstheme="minorHAnsi"/>
            <w:color w:val="000000" w:themeColor="text1"/>
            <w:sz w:val="24"/>
            <w:szCs w:val="24"/>
          </w:rPr>
          <w:delText>Start-up Companies Served (New Business Starts</w:delText>
        </w:r>
        <w:r w:rsidR="00375759" w:rsidRPr="00591F63" w:rsidDel="009738A9">
          <w:rPr>
            <w:rFonts w:cstheme="minorHAnsi"/>
            <w:color w:val="000000" w:themeColor="text1"/>
            <w:sz w:val="24"/>
            <w:szCs w:val="24"/>
          </w:rPr>
          <w:delText>)</w:delText>
        </w:r>
        <w:r w:rsidR="00375759" w:rsidRPr="00591F63" w:rsidDel="009738A9">
          <w:rPr>
            <w:rFonts w:cstheme="minorHAnsi"/>
            <w:color w:val="000000" w:themeColor="text1"/>
            <w:sz w:val="24"/>
            <w:szCs w:val="24"/>
          </w:rPr>
          <w:tab/>
        </w:r>
      </w:del>
      <w:del w:id="80" w:author="Guzulaityte, Aria" w:date="2025-08-27T09:23:00Z" w16du:dateUtc="2025-08-27T14:23:00Z">
        <w:r w:rsidR="00375759" w:rsidDel="00673435">
          <w:rPr>
            <w:rFonts w:cstheme="minorHAnsi"/>
            <w:color w:val="000000" w:themeColor="text1"/>
            <w:sz w:val="24"/>
            <w:szCs w:val="24"/>
          </w:rPr>
          <w:delText xml:space="preserve">578 </w:delText>
        </w:r>
      </w:del>
    </w:p>
    <w:p w14:paraId="6E92E1A0" w14:textId="7706F447" w:rsidR="009738A9" w:rsidRPr="009738A9" w:rsidRDefault="009738A9">
      <w:pPr>
        <w:pStyle w:val="ListParagraph"/>
        <w:numPr>
          <w:ilvl w:val="1"/>
          <w:numId w:val="5"/>
        </w:numPr>
        <w:spacing w:after="0" w:line="240" w:lineRule="auto"/>
        <w:ind w:left="2160"/>
        <w:rPr>
          <w:ins w:id="81" w:author="Guzulaityte, Aria" w:date="2025-08-28T15:42:00Z" w16du:dateUtc="2025-08-28T20:42:00Z"/>
          <w:rFonts w:cstheme="minorHAnsi"/>
          <w:color w:val="000000" w:themeColor="text1"/>
          <w:sz w:val="24"/>
          <w:szCs w:val="24"/>
          <w:rPrChange w:id="82" w:author="Guzulaityte, Aria" w:date="2025-08-28T15:43:00Z" w16du:dateUtc="2025-08-28T20:43:00Z">
            <w:rPr>
              <w:ins w:id="83" w:author="Guzulaityte, Aria" w:date="2025-08-28T15:42:00Z" w16du:dateUtc="2025-08-28T20:42:00Z"/>
            </w:rPr>
          </w:rPrChange>
        </w:rPr>
        <w:pPrChange w:id="84" w:author="Guzulaityte, Aria" w:date="2025-08-28T15:43:00Z" w16du:dateUtc="2025-08-28T20:43:00Z">
          <w:pPr>
            <w:pStyle w:val="ListParagraph"/>
            <w:numPr>
              <w:ilvl w:val="1"/>
              <w:numId w:val="5"/>
            </w:numPr>
            <w:ind w:left="1800" w:hanging="360"/>
          </w:pPr>
        </w:pPrChange>
      </w:pPr>
      <w:ins w:id="85" w:author="Guzulaityte, Aria" w:date="2025-08-28T15:42:00Z" w16du:dateUtc="2025-08-28T20:42:00Z">
        <w:r w:rsidRPr="009738A9">
          <w:rPr>
            <w:rFonts w:cstheme="minorHAnsi"/>
            <w:color w:val="000000" w:themeColor="text1"/>
            <w:sz w:val="24"/>
            <w:szCs w:val="24"/>
            <w:rPrChange w:id="86" w:author="Guzulaityte, Aria" w:date="2025-08-28T15:43:00Z" w16du:dateUtc="2025-08-28T20:43:00Z">
              <w:rPr/>
            </w:rPrChange>
          </w:rPr>
          <w:t>Program</w:t>
        </w:r>
        <w:proofErr w:type="spellEnd"/>
        <w:r w:rsidRPr="009738A9">
          <w:rPr>
            <w:rFonts w:cstheme="minorHAnsi"/>
            <w:color w:val="000000" w:themeColor="text1"/>
            <w:sz w:val="24"/>
            <w:szCs w:val="24"/>
            <w:rPrChange w:id="87" w:author="Guzulaityte, Aria" w:date="2025-08-28T15:43:00Z" w16du:dateUtc="2025-08-28T20:43:00Z">
              <w:rPr/>
            </w:rPrChange>
          </w:rPr>
          <w:t>, Seminar &amp; Workshop Participants: 4,170 Iowans engaged in entrepreneurial training.</w:t>
        </w:r>
      </w:ins>
    </w:p>
    <w:p w14:paraId="275C52CE" w14:textId="6A574A09" w:rsidR="00375759" w:rsidRPr="00591F63" w:rsidDel="009738A9" w:rsidRDefault="00375759" w:rsidP="00375759">
      <w:pPr>
        <w:pStyle w:val="ListParagraph"/>
        <w:numPr>
          <w:ilvl w:val="1"/>
          <w:numId w:val="5"/>
        </w:numPr>
        <w:spacing w:after="0" w:line="240" w:lineRule="auto"/>
        <w:ind w:left="2160"/>
        <w:rPr>
          <w:del w:id="88" w:author="Guzulaityte, Aria" w:date="2025-08-28T15:43:00Z" w16du:dateUtc="2025-08-28T20:43:00Z"/>
          <w:rFonts w:cstheme="minorHAnsi"/>
          <w:color w:val="000000" w:themeColor="text1"/>
          <w:sz w:val="24"/>
          <w:szCs w:val="24"/>
        </w:rPr>
      </w:pPr>
      <w:del w:id="89" w:author="Guzulaityte, Aria" w:date="2025-08-28T15:43:00Z" w16du:dateUtc="2025-08-28T20:43:00Z">
        <w:r w:rsidRPr="00591F63" w:rsidDel="009738A9">
          <w:rPr>
            <w:rFonts w:cstheme="minorHAnsi"/>
            <w:color w:val="000000" w:themeColor="text1"/>
            <w:sz w:val="24"/>
            <w:szCs w:val="24"/>
          </w:rPr>
          <w:delText>Program, Seminar &amp; Workshop Participants</w:delText>
        </w:r>
        <w:r w:rsidRPr="00591F63" w:rsidDel="009738A9">
          <w:rPr>
            <w:rFonts w:cstheme="minorHAnsi"/>
            <w:color w:val="000000" w:themeColor="text1"/>
            <w:sz w:val="24"/>
            <w:szCs w:val="24"/>
          </w:rPr>
          <w:tab/>
        </w:r>
      </w:del>
      <w:r w:rsidRPr="00591F63">
        <w:rPr>
          <w:rFonts w:cstheme="minorHAnsi"/>
          <w:color w:val="000000" w:themeColor="text1"/>
          <w:sz w:val="24"/>
          <w:szCs w:val="24"/>
        </w:rPr>
        <w:tab/>
      </w:r>
      <w:del w:id="90" w:author="Guzulaityte, Aria" w:date="2025-08-27T09:23:00Z" w16du:dateUtc="2025-08-27T14:23:00Z">
        <w:r w:rsidDel="00673435">
          <w:rPr>
            <w:rFonts w:cstheme="minorHAnsi"/>
            <w:color w:val="000000" w:themeColor="text1"/>
            <w:sz w:val="24"/>
            <w:szCs w:val="24"/>
          </w:rPr>
          <w:delText xml:space="preserve">6,772 </w:delText>
        </w:r>
      </w:del>
    </w:p>
    <w:p w14:paraId="1BE16036" w14:textId="6338B826" w:rsidR="00375759" w:rsidRPr="009738A9" w:rsidRDefault="00375759" w:rsidP="009738A9">
      <w:pPr>
        <w:pStyle w:val="ListParagraph"/>
        <w:numPr>
          <w:ilvl w:val="1"/>
          <w:numId w:val="5"/>
        </w:numPr>
        <w:spacing w:after="0" w:line="240" w:lineRule="auto"/>
        <w:ind w:left="2160"/>
        <w:rPr>
          <w:rFonts w:cstheme="minorHAnsi"/>
          <w:color w:val="000000" w:themeColor="text1"/>
          <w:sz w:val="24"/>
          <w:szCs w:val="24"/>
          <w:rPrChange w:id="91" w:author="Guzulaityte, Aria" w:date="2025-08-28T15:44:00Z" w16du:dateUtc="2025-08-28T20:44:00Z">
            <w:rPr/>
          </w:rPrChange>
        </w:rPr>
      </w:pPr>
      <w:del w:id="92" w:author="Guzulaityte, Aria" w:date="2025-08-28T15:44:00Z" w16du:dateUtc="2025-08-28T20:44:00Z">
        <w:r w:rsidRPr="009738A9" w:rsidDel="009738A9">
          <w:rPr>
            <w:rFonts w:cstheme="minorHAnsi"/>
            <w:color w:val="000000" w:themeColor="text1"/>
            <w:sz w:val="24"/>
            <w:szCs w:val="24"/>
            <w:rPrChange w:id="93" w:author="Guzulaityte, Aria" w:date="2025-08-28T15:43:00Z" w16du:dateUtc="2025-08-28T20:43:00Z">
              <w:rPr/>
            </w:rPrChange>
          </w:rPr>
          <w:delText>Estimated Job Creation</w:delText>
        </w:r>
      </w:del>
      <w:ins w:id="94" w:author="Guzulaityte, Aria" w:date="2025-08-28T15:44:00Z" w16du:dateUtc="2025-08-28T20:44:00Z">
        <w:r w:rsidR="009738A9">
          <w:rPr>
            <w:rFonts w:cstheme="minorHAnsi"/>
            <w:color w:val="000000" w:themeColor="text1"/>
            <w:sz w:val="24"/>
            <w:szCs w:val="24"/>
          </w:rPr>
          <w:t xml:space="preserve"> </w:t>
        </w:r>
      </w:ins>
      <w:ins w:id="95" w:author="Guzulaityte, Aria" w:date="2025-08-28T15:43:00Z" w16du:dateUtc="2025-08-28T20:43:00Z">
        <w:r w:rsidR="009738A9" w:rsidRPr="009738A9">
          <w:rPr>
            <w:rFonts w:cstheme="minorHAnsi"/>
            <w:color w:val="000000" w:themeColor="text1"/>
            <w:sz w:val="24"/>
            <w:szCs w:val="24"/>
            <w:rPrChange w:id="96" w:author="Guzulaityte, Aria" w:date="2025-08-28T15:43:00Z" w16du:dateUtc="2025-08-28T20:43:00Z">
              <w:rPr/>
            </w:rPrChange>
          </w:rPr>
          <w:t>Jobs Created: 171 new jobs generated through JPEC-supported ventures.</w:t>
        </w:r>
      </w:ins>
      <w:del w:id="97" w:author="Guzulaityte, Aria" w:date="2025-08-28T15:44:00Z" w16du:dateUtc="2025-08-28T20:44:00Z">
        <w:r w:rsidRPr="009738A9" w:rsidDel="009738A9">
          <w:rPr>
            <w:rFonts w:cstheme="minorHAnsi"/>
            <w:color w:val="000000" w:themeColor="text1"/>
            <w:sz w:val="24"/>
            <w:szCs w:val="24"/>
            <w:rPrChange w:id="98" w:author="Guzulaityte, Aria" w:date="2025-08-28T15:44:00Z" w16du:dateUtc="2025-08-28T20:44:00Z">
              <w:rPr/>
            </w:rPrChange>
          </w:rPr>
          <w:tab/>
        </w:r>
        <w:r w:rsidRPr="009738A9" w:rsidDel="009738A9">
          <w:rPr>
            <w:rFonts w:cstheme="minorHAnsi"/>
            <w:color w:val="000000" w:themeColor="text1"/>
            <w:sz w:val="24"/>
            <w:szCs w:val="24"/>
            <w:rPrChange w:id="99" w:author="Guzulaityte, Aria" w:date="2025-08-28T15:44:00Z" w16du:dateUtc="2025-08-28T20:44:00Z">
              <w:rPr/>
            </w:rPrChange>
          </w:rPr>
          <w:tab/>
        </w:r>
        <w:r w:rsidRPr="009738A9" w:rsidDel="009738A9">
          <w:rPr>
            <w:rFonts w:cstheme="minorHAnsi"/>
            <w:color w:val="000000" w:themeColor="text1"/>
            <w:sz w:val="24"/>
            <w:szCs w:val="24"/>
            <w:rPrChange w:id="100" w:author="Guzulaityte, Aria" w:date="2025-08-28T15:44:00Z" w16du:dateUtc="2025-08-28T20:44:00Z">
              <w:rPr/>
            </w:rPrChange>
          </w:rPr>
          <w:tab/>
        </w:r>
      </w:del>
      <w:r w:rsidRPr="009738A9">
        <w:rPr>
          <w:rFonts w:cstheme="minorHAnsi"/>
          <w:color w:val="000000" w:themeColor="text1"/>
          <w:sz w:val="24"/>
          <w:szCs w:val="24"/>
          <w:rPrChange w:id="101" w:author="Guzulaityte, Aria" w:date="2025-08-28T15:44:00Z" w16du:dateUtc="2025-08-28T20:44:00Z">
            <w:rPr/>
          </w:rPrChange>
        </w:rPr>
        <w:tab/>
      </w:r>
      <w:del w:id="102" w:author="Guzulaityte, Aria" w:date="2025-08-27T09:23:00Z" w16du:dateUtc="2025-08-27T14:23:00Z">
        <w:r w:rsidRPr="009738A9" w:rsidDel="00673435">
          <w:rPr>
            <w:rFonts w:cstheme="minorHAnsi"/>
            <w:color w:val="000000" w:themeColor="text1"/>
            <w:sz w:val="24"/>
            <w:szCs w:val="24"/>
            <w:rPrChange w:id="103" w:author="Guzulaityte, Aria" w:date="2025-08-28T15:44:00Z" w16du:dateUtc="2025-08-28T20:44:00Z">
              <w:rPr/>
            </w:rPrChange>
          </w:rPr>
          <w:delText xml:space="preserve">178 </w:delText>
        </w:r>
      </w:del>
    </w:p>
    <w:p w14:paraId="3034B403" w14:textId="38E2DA8E" w:rsidR="00375759" w:rsidRPr="009738A9" w:rsidRDefault="00375759">
      <w:pPr>
        <w:pStyle w:val="ListParagraph"/>
        <w:numPr>
          <w:ilvl w:val="1"/>
          <w:numId w:val="5"/>
        </w:numPr>
        <w:rPr>
          <w:rFonts w:cstheme="minorHAnsi"/>
          <w:color w:val="000000" w:themeColor="text1"/>
          <w:sz w:val="24"/>
          <w:szCs w:val="24"/>
          <w:rPrChange w:id="104" w:author="Guzulaityte, Aria" w:date="2025-08-28T15:45:00Z" w16du:dateUtc="2025-08-28T20:45:00Z">
            <w:rPr/>
          </w:rPrChange>
        </w:rPr>
        <w:pPrChange w:id="105" w:author="Guzulaityte, Aria" w:date="2025-08-28T15:45:00Z" w16du:dateUtc="2025-08-28T20:45:00Z">
          <w:pPr>
            <w:pStyle w:val="ListParagraph"/>
            <w:numPr>
              <w:ilvl w:val="1"/>
              <w:numId w:val="5"/>
            </w:numPr>
            <w:spacing w:after="0" w:line="240" w:lineRule="auto"/>
            <w:ind w:left="2160" w:hanging="360"/>
          </w:pPr>
        </w:pPrChange>
      </w:pPr>
      <w:del w:id="106" w:author="Guzulaityte, Aria" w:date="2025-08-28T15:45:00Z" w16du:dateUtc="2025-08-28T20:45:00Z">
        <w:r w:rsidRPr="009738A9" w:rsidDel="009738A9">
          <w:rPr>
            <w:rFonts w:cstheme="minorHAnsi"/>
            <w:color w:val="000000" w:themeColor="text1"/>
            <w:sz w:val="24"/>
            <w:szCs w:val="24"/>
          </w:rPr>
          <w:delText>Hours dedicated to Clients</w:delText>
        </w:r>
        <w:r w:rsidRPr="009738A9" w:rsidDel="009738A9">
          <w:rPr>
            <w:rFonts w:cstheme="minorHAnsi"/>
            <w:color w:val="000000" w:themeColor="text1"/>
            <w:sz w:val="24"/>
            <w:szCs w:val="24"/>
          </w:rPr>
          <w:tab/>
        </w:r>
        <w:r w:rsidRPr="009738A9" w:rsidDel="009738A9">
          <w:rPr>
            <w:rFonts w:cstheme="minorHAnsi"/>
            <w:color w:val="000000" w:themeColor="text1"/>
            <w:sz w:val="24"/>
            <w:szCs w:val="24"/>
          </w:rPr>
          <w:tab/>
        </w:r>
      </w:del>
      <w:ins w:id="107" w:author="Guzulaityte, Aria" w:date="2025-08-28T15:45:00Z" w16du:dateUtc="2025-08-28T20:45:00Z">
        <w:r w:rsidR="009738A9" w:rsidRPr="009738A9">
          <w:rPr>
            <w:rFonts w:cstheme="minorHAnsi"/>
            <w:color w:val="000000" w:themeColor="text1"/>
            <w:sz w:val="24"/>
            <w:szCs w:val="24"/>
          </w:rPr>
          <w:t>Client Support Hours: 18,300 hours of direct mentoring and consulting.</w:t>
        </w:r>
      </w:ins>
      <w:del w:id="108" w:author="Guzulaityte, Aria" w:date="2025-08-28T15:45:00Z" w16du:dateUtc="2025-08-28T20:45:00Z">
        <w:r w:rsidRPr="009738A9" w:rsidDel="009738A9">
          <w:rPr>
            <w:rFonts w:cstheme="minorHAnsi"/>
            <w:color w:val="000000" w:themeColor="text1"/>
            <w:sz w:val="24"/>
            <w:szCs w:val="24"/>
            <w:rPrChange w:id="109" w:author="Guzulaityte, Aria" w:date="2025-08-28T15:45:00Z" w16du:dateUtc="2025-08-28T20:45:00Z">
              <w:rPr/>
            </w:rPrChange>
          </w:rPr>
          <w:tab/>
        </w:r>
        <w:r w:rsidRPr="009738A9" w:rsidDel="009738A9">
          <w:rPr>
            <w:rFonts w:cstheme="minorHAnsi"/>
            <w:color w:val="000000" w:themeColor="text1"/>
            <w:sz w:val="24"/>
            <w:szCs w:val="24"/>
            <w:rPrChange w:id="110" w:author="Guzulaityte, Aria" w:date="2025-08-28T15:45:00Z" w16du:dateUtc="2025-08-28T20:45:00Z">
              <w:rPr/>
            </w:rPrChange>
          </w:rPr>
          <w:tab/>
        </w:r>
      </w:del>
      <w:ins w:id="111" w:author="Guzulaityte, Aria" w:date="2025-08-27T09:23:00Z" w16du:dateUtc="2025-08-27T14:23:00Z">
        <w:r w:rsidR="00673435" w:rsidRPr="009738A9">
          <w:rPr>
            <w:rFonts w:cstheme="minorHAnsi"/>
            <w:color w:val="000000" w:themeColor="text1"/>
            <w:sz w:val="24"/>
            <w:szCs w:val="24"/>
            <w:rPrChange w:id="112" w:author="Guzulaityte, Aria" w:date="2025-08-28T15:45:00Z" w16du:dateUtc="2025-08-28T20:45:00Z">
              <w:rPr>
                <w:rFonts w:cstheme="minorHAnsi"/>
                <w:color w:val="000000" w:themeColor="text1"/>
                <w:sz w:val="24"/>
                <w:szCs w:val="24"/>
                <w:highlight w:val="green"/>
              </w:rPr>
            </w:rPrChange>
          </w:rPr>
          <w:t xml:space="preserve"> </w:t>
        </w:r>
      </w:ins>
      <w:del w:id="113" w:author="Guzulaityte, Aria" w:date="2025-08-27T09:23:00Z" w16du:dateUtc="2025-08-27T14:23:00Z">
        <w:r w:rsidRPr="009738A9" w:rsidDel="00673435">
          <w:rPr>
            <w:rFonts w:cstheme="minorHAnsi"/>
            <w:color w:val="000000" w:themeColor="text1"/>
            <w:sz w:val="24"/>
            <w:szCs w:val="24"/>
            <w:rPrChange w:id="114" w:author="Guzulaityte, Aria" w:date="2025-08-28T15:45:00Z" w16du:dateUtc="2025-08-28T20:45:00Z">
              <w:rPr/>
            </w:rPrChange>
          </w:rPr>
          <w:delText xml:space="preserve">14,706 </w:delText>
        </w:r>
      </w:del>
    </w:p>
    <w:p w14:paraId="70EA9A00" w14:textId="26799B90" w:rsidR="00375759" w:rsidRPr="009738A9" w:rsidRDefault="00375759">
      <w:pPr>
        <w:pStyle w:val="ListParagraph"/>
        <w:numPr>
          <w:ilvl w:val="1"/>
          <w:numId w:val="5"/>
        </w:numPr>
        <w:rPr>
          <w:rFonts w:cstheme="minorHAnsi"/>
          <w:color w:val="000000" w:themeColor="text1"/>
          <w:sz w:val="24"/>
          <w:szCs w:val="24"/>
          <w:rPrChange w:id="115" w:author="Guzulaityte, Aria" w:date="2025-08-28T15:46:00Z" w16du:dateUtc="2025-08-28T20:46:00Z">
            <w:rPr/>
          </w:rPrChange>
        </w:rPr>
        <w:pPrChange w:id="116" w:author="Guzulaityte, Aria" w:date="2025-08-28T15:46:00Z" w16du:dateUtc="2025-08-28T20:46:00Z">
          <w:pPr>
            <w:pStyle w:val="ListParagraph"/>
            <w:numPr>
              <w:ilvl w:val="1"/>
              <w:numId w:val="5"/>
            </w:numPr>
            <w:spacing w:after="0" w:line="240" w:lineRule="auto"/>
            <w:ind w:left="2160" w:hanging="360"/>
          </w:pPr>
        </w:pPrChange>
      </w:pPr>
      <w:del w:id="117" w:author="Guzulaityte, Aria" w:date="2025-08-28T15:46:00Z" w16du:dateUtc="2025-08-28T20:46:00Z">
        <w:r w:rsidRPr="009738A9" w:rsidDel="009738A9">
          <w:rPr>
            <w:rFonts w:cstheme="minorHAnsi"/>
            <w:color w:val="000000" w:themeColor="text1"/>
            <w:sz w:val="24"/>
            <w:szCs w:val="24"/>
          </w:rPr>
          <w:delText>Total Clients (Individuals receiving assistance)</w:delText>
        </w:r>
      </w:del>
      <w:ins w:id="118" w:author="Guzulaityte, Aria" w:date="2025-08-28T15:46:00Z" w16du:dateUtc="2025-08-28T20:46:00Z">
        <w:r w:rsidR="009738A9" w:rsidRPr="009738A9">
          <w:rPr>
            <w:rFonts w:cstheme="minorHAnsi"/>
            <w:color w:val="000000" w:themeColor="text1"/>
            <w:sz w:val="24"/>
            <w:szCs w:val="24"/>
          </w:rPr>
          <w:t xml:space="preserve"> Total Clients Assisted: 75</w:t>
        </w:r>
        <w:r w:rsidR="00BA728D">
          <w:rPr>
            <w:rFonts w:cstheme="minorHAnsi"/>
            <w:color w:val="000000" w:themeColor="text1"/>
            <w:sz w:val="24"/>
            <w:szCs w:val="24"/>
          </w:rPr>
          <w:t>4</w:t>
        </w:r>
        <w:r w:rsidR="009738A9" w:rsidRPr="009738A9">
          <w:rPr>
            <w:rFonts w:cstheme="minorHAnsi"/>
            <w:color w:val="000000" w:themeColor="text1"/>
            <w:sz w:val="24"/>
            <w:szCs w:val="24"/>
          </w:rPr>
          <w:t xml:space="preserve"> individuals received one-on-one support.</w:t>
        </w:r>
      </w:ins>
      <w:del w:id="119" w:author="Guzulaityte, Aria" w:date="2025-08-28T15:46:00Z" w16du:dateUtc="2025-08-28T20:46:00Z">
        <w:r w:rsidRPr="009738A9" w:rsidDel="009738A9">
          <w:rPr>
            <w:rFonts w:cstheme="minorHAnsi"/>
            <w:color w:val="000000" w:themeColor="text1"/>
            <w:sz w:val="24"/>
            <w:szCs w:val="24"/>
            <w:rPrChange w:id="120" w:author="Guzulaityte, Aria" w:date="2025-08-28T15:46:00Z" w16du:dateUtc="2025-08-28T20:46:00Z">
              <w:rPr/>
            </w:rPrChange>
          </w:rPr>
          <w:tab/>
        </w:r>
      </w:del>
      <w:del w:id="121" w:author="Guzulaityte, Aria" w:date="2025-08-27T09:23:00Z" w16du:dateUtc="2025-08-27T14:23:00Z">
        <w:r w:rsidRPr="009738A9" w:rsidDel="00673435">
          <w:rPr>
            <w:rFonts w:cstheme="minorHAnsi"/>
            <w:color w:val="000000" w:themeColor="text1"/>
            <w:sz w:val="24"/>
            <w:szCs w:val="24"/>
            <w:rPrChange w:id="122" w:author="Guzulaityte, Aria" w:date="2025-08-28T15:46:00Z" w16du:dateUtc="2025-08-28T20:46:00Z">
              <w:rPr/>
            </w:rPrChange>
          </w:rPr>
          <w:delText>661</w:delText>
        </w:r>
      </w:del>
      <w:r w:rsidRPr="009738A9">
        <w:rPr>
          <w:rFonts w:cstheme="minorHAnsi"/>
          <w:color w:val="000000" w:themeColor="text1"/>
          <w:sz w:val="24"/>
          <w:szCs w:val="24"/>
          <w:rPrChange w:id="123" w:author="Guzulaityte, Aria" w:date="2025-08-28T15:46:00Z" w16du:dateUtc="2025-08-28T20:46:00Z">
            <w:rPr/>
          </w:rPrChange>
        </w:rPr>
        <w:t xml:space="preserve"> </w:t>
      </w:r>
    </w:p>
    <w:p w14:paraId="7322D3B4" w14:textId="653EFCD8" w:rsidR="00375759" w:rsidRPr="0061465B" w:rsidRDefault="00375759">
      <w:pPr>
        <w:pStyle w:val="ListParagraph"/>
        <w:numPr>
          <w:ilvl w:val="1"/>
          <w:numId w:val="5"/>
        </w:numPr>
        <w:rPr>
          <w:rFonts w:cstheme="minorHAnsi"/>
          <w:color w:val="000000" w:themeColor="text1"/>
          <w:sz w:val="24"/>
          <w:szCs w:val="24"/>
        </w:rPr>
        <w:pPrChange w:id="124" w:author="Guzulaityte, Aria" w:date="2025-08-28T15:48:00Z" w16du:dateUtc="2025-08-28T20:48:00Z">
          <w:pPr>
            <w:pStyle w:val="ListParagraph"/>
            <w:numPr>
              <w:ilvl w:val="1"/>
              <w:numId w:val="5"/>
            </w:numPr>
            <w:spacing w:after="0" w:line="240" w:lineRule="auto"/>
            <w:ind w:left="2160" w:hanging="360"/>
          </w:pPr>
        </w:pPrChange>
      </w:pPr>
      <w:del w:id="125" w:author="Guzulaityte, Aria" w:date="2025-08-28T15:48:00Z" w16du:dateUtc="2025-08-28T20:48:00Z">
        <w:r w:rsidRPr="0061465B" w:rsidDel="00BA728D">
          <w:rPr>
            <w:rFonts w:cstheme="minorHAnsi"/>
            <w:color w:val="000000" w:themeColor="text1"/>
            <w:sz w:val="24"/>
            <w:szCs w:val="24"/>
          </w:rPr>
          <w:delText>Total Youth Impacted (K-12)</w:delText>
        </w:r>
        <w:r w:rsidRPr="0061465B" w:rsidDel="00BA728D">
          <w:rPr>
            <w:rFonts w:cstheme="minorHAnsi"/>
            <w:color w:val="000000" w:themeColor="text1"/>
            <w:sz w:val="24"/>
            <w:szCs w:val="24"/>
          </w:rPr>
          <w:tab/>
        </w:r>
      </w:del>
      <w:ins w:id="126" w:author="Guzulaityte, Aria" w:date="2025-08-28T15:48:00Z" w16du:dateUtc="2025-08-28T20:48:00Z">
        <w:r w:rsidR="00BA728D" w:rsidRPr="0061465B">
          <w:rPr>
            <w:rFonts w:cstheme="minorHAnsi"/>
            <w:color w:val="000000" w:themeColor="text1"/>
            <w:sz w:val="24"/>
            <w:szCs w:val="24"/>
          </w:rPr>
          <w:t xml:space="preserve">Youth Impact: </w:t>
        </w:r>
      </w:ins>
      <w:ins w:id="127" w:author="Guzulaityte, Aria" w:date="2025-08-29T12:54:00Z" w16du:dateUtc="2025-08-29T17:54:00Z">
        <w:r w:rsidR="00C93FB7" w:rsidRPr="0061465B">
          <w:rPr>
            <w:rFonts w:cstheme="minorHAnsi"/>
            <w:color w:val="000000" w:themeColor="text1"/>
            <w:sz w:val="24"/>
            <w:szCs w:val="24"/>
            <w:rPrChange w:id="128" w:author="Guzulaityte, Aria" w:date="2025-08-29T16:27:00Z" w16du:dateUtc="2025-08-29T21:27:00Z">
              <w:rPr>
                <w:rFonts w:cstheme="minorHAnsi"/>
                <w:color w:val="000000" w:themeColor="text1"/>
                <w:sz w:val="24"/>
                <w:szCs w:val="24"/>
                <w:highlight w:val="cyan"/>
              </w:rPr>
            </w:rPrChange>
          </w:rPr>
          <w:t>15,</w:t>
        </w:r>
      </w:ins>
      <w:ins w:id="129" w:author="Guzulaityte, Aria" w:date="2025-09-02T10:43:00Z" w16du:dateUtc="2025-09-02T15:43:00Z">
        <w:r w:rsidR="00B531B9">
          <w:rPr>
            <w:rFonts w:cstheme="minorHAnsi"/>
            <w:color w:val="000000" w:themeColor="text1"/>
            <w:sz w:val="24"/>
            <w:szCs w:val="24"/>
          </w:rPr>
          <w:t>079</w:t>
        </w:r>
      </w:ins>
      <w:ins w:id="130" w:author="Guzulaityte, Aria" w:date="2025-08-28T15:48:00Z" w16du:dateUtc="2025-08-28T20:48:00Z">
        <w:r w:rsidR="00BA728D" w:rsidRPr="0061465B">
          <w:rPr>
            <w:rFonts w:cstheme="minorHAnsi"/>
            <w:color w:val="000000" w:themeColor="text1"/>
            <w:sz w:val="24"/>
            <w:szCs w:val="24"/>
          </w:rPr>
          <w:t xml:space="preserve"> K–12 students </w:t>
        </w:r>
      </w:ins>
      <w:ins w:id="131" w:author="Guzulaityte, Aria" w:date="2025-08-29T12:55:00Z" w16du:dateUtc="2025-08-29T17:55:00Z">
        <w:r w:rsidR="00C93FB7" w:rsidRPr="0061465B">
          <w:rPr>
            <w:rFonts w:cstheme="minorHAnsi"/>
            <w:color w:val="000000" w:themeColor="text1"/>
            <w:sz w:val="24"/>
            <w:szCs w:val="24"/>
            <w:rPrChange w:id="132" w:author="Guzulaityte, Aria" w:date="2025-08-29T16:27:00Z" w16du:dateUtc="2025-08-29T21:27:00Z">
              <w:rPr>
                <w:rFonts w:cstheme="minorHAnsi"/>
                <w:color w:val="000000" w:themeColor="text1"/>
                <w:sz w:val="24"/>
                <w:szCs w:val="24"/>
                <w:highlight w:val="cyan"/>
              </w:rPr>
            </w:rPrChange>
          </w:rPr>
          <w:t>(</w:t>
        </w:r>
      </w:ins>
      <w:ins w:id="133" w:author="Guzulaityte, Aria" w:date="2025-08-29T12:54:00Z" w16du:dateUtc="2025-08-29T17:54:00Z">
        <w:r w:rsidR="00C93FB7" w:rsidRPr="0061465B">
          <w:rPr>
            <w:rFonts w:cstheme="minorHAnsi"/>
            <w:color w:val="000000" w:themeColor="text1"/>
            <w:sz w:val="24"/>
            <w:szCs w:val="24"/>
            <w:rPrChange w:id="134" w:author="Guzulaityte, Aria" w:date="2025-08-29T16:27:00Z" w16du:dateUtc="2025-08-29T21:27:00Z">
              <w:rPr>
                <w:rFonts w:cstheme="minorHAnsi"/>
                <w:color w:val="000000" w:themeColor="text1"/>
                <w:sz w:val="24"/>
                <w:szCs w:val="24"/>
                <w:highlight w:val="cyan"/>
              </w:rPr>
            </w:rPrChange>
          </w:rPr>
          <w:t xml:space="preserve">264 </w:t>
        </w:r>
      </w:ins>
      <w:ins w:id="135" w:author="Guzulaityte, Aria" w:date="2025-08-29T12:55:00Z" w16du:dateUtc="2025-08-29T17:55:00Z">
        <w:r w:rsidR="00C93FB7" w:rsidRPr="0061465B">
          <w:rPr>
            <w:rFonts w:cstheme="minorHAnsi"/>
            <w:color w:val="000000" w:themeColor="text1"/>
            <w:sz w:val="24"/>
            <w:szCs w:val="24"/>
            <w:rPrChange w:id="136" w:author="Guzulaityte, Aria" w:date="2025-08-29T16:27:00Z" w16du:dateUtc="2025-08-29T21:27:00Z">
              <w:rPr>
                <w:rFonts w:cstheme="minorHAnsi"/>
                <w:color w:val="000000" w:themeColor="text1"/>
                <w:sz w:val="24"/>
                <w:szCs w:val="24"/>
                <w:highlight w:val="cyan"/>
              </w:rPr>
            </w:rPrChange>
          </w:rPr>
          <w:t xml:space="preserve">schools from 175 school districts in 83 counties) </w:t>
        </w:r>
      </w:ins>
      <w:ins w:id="137" w:author="Guzulaityte, Aria" w:date="2025-08-28T15:48:00Z" w16du:dateUtc="2025-08-28T20:48:00Z">
        <w:r w:rsidR="00BA728D" w:rsidRPr="0061465B">
          <w:rPr>
            <w:rFonts w:cstheme="minorHAnsi"/>
            <w:color w:val="000000" w:themeColor="text1"/>
            <w:sz w:val="24"/>
            <w:szCs w:val="24"/>
          </w:rPr>
          <w:t>inspired through entrepreneurship programs.</w:t>
        </w:r>
      </w:ins>
      <w:del w:id="138" w:author="Guzulaityte, Aria" w:date="2025-08-28T15:48:00Z" w16du:dateUtc="2025-08-28T20:48:00Z">
        <w:r w:rsidRPr="0061465B" w:rsidDel="00BA728D">
          <w:rPr>
            <w:rFonts w:cstheme="minorHAnsi"/>
            <w:color w:val="000000" w:themeColor="text1"/>
            <w:sz w:val="24"/>
            <w:szCs w:val="24"/>
          </w:rPr>
          <w:tab/>
        </w:r>
        <w:r w:rsidRPr="0061465B" w:rsidDel="00BA728D">
          <w:rPr>
            <w:rFonts w:cstheme="minorHAnsi"/>
            <w:color w:val="000000" w:themeColor="text1"/>
            <w:sz w:val="24"/>
            <w:szCs w:val="24"/>
          </w:rPr>
          <w:tab/>
        </w:r>
        <w:r w:rsidRPr="0061465B" w:rsidDel="00BA728D">
          <w:rPr>
            <w:rFonts w:cstheme="minorHAnsi"/>
            <w:color w:val="000000" w:themeColor="text1"/>
            <w:sz w:val="24"/>
            <w:szCs w:val="24"/>
          </w:rPr>
          <w:tab/>
        </w:r>
      </w:del>
      <w:del w:id="139" w:author="Guzulaityte, Aria" w:date="2025-08-27T09:23:00Z" w16du:dateUtc="2025-08-27T14:23:00Z">
        <w:r w:rsidRPr="0061465B" w:rsidDel="00673435">
          <w:rPr>
            <w:rFonts w:cstheme="minorHAnsi"/>
            <w:color w:val="000000" w:themeColor="text1"/>
            <w:sz w:val="24"/>
            <w:szCs w:val="24"/>
          </w:rPr>
          <w:delText xml:space="preserve">26,343 </w:delText>
        </w:r>
      </w:del>
    </w:p>
    <w:p w14:paraId="1A209B33" w14:textId="4C37E90D" w:rsidR="00375759" w:rsidRPr="00BA728D" w:rsidRDefault="00375759">
      <w:pPr>
        <w:pStyle w:val="ListParagraph"/>
        <w:numPr>
          <w:ilvl w:val="1"/>
          <w:numId w:val="5"/>
        </w:numPr>
        <w:rPr>
          <w:rFonts w:cstheme="minorHAnsi"/>
          <w:color w:val="000000" w:themeColor="text1"/>
          <w:sz w:val="24"/>
          <w:szCs w:val="24"/>
          <w:rPrChange w:id="140" w:author="Guzulaityte, Aria" w:date="2025-08-28T15:48:00Z" w16du:dateUtc="2025-08-28T20:48:00Z">
            <w:rPr/>
          </w:rPrChange>
        </w:rPr>
        <w:pPrChange w:id="141" w:author="Guzulaityte, Aria" w:date="2025-08-28T15:48:00Z" w16du:dateUtc="2025-08-28T20:48:00Z">
          <w:pPr>
            <w:pStyle w:val="ListParagraph"/>
            <w:numPr>
              <w:ilvl w:val="1"/>
              <w:numId w:val="5"/>
            </w:numPr>
            <w:spacing w:after="0" w:line="240" w:lineRule="auto"/>
            <w:ind w:left="2160" w:hanging="360"/>
          </w:pPr>
        </w:pPrChange>
      </w:pPr>
      <w:del w:id="142" w:author="Guzulaityte, Aria" w:date="2025-08-28T15:48:00Z" w16du:dateUtc="2025-08-28T20:48:00Z">
        <w:r w:rsidRPr="00BA728D" w:rsidDel="00BA728D">
          <w:rPr>
            <w:rFonts w:cstheme="minorHAnsi"/>
            <w:color w:val="000000" w:themeColor="text1"/>
            <w:sz w:val="24"/>
            <w:szCs w:val="24"/>
          </w:rPr>
          <w:delText>Seed Money Awarded</w:delText>
        </w:r>
      </w:del>
      <w:r w:rsidRPr="00BA728D">
        <w:rPr>
          <w:rFonts w:cstheme="minorHAnsi"/>
          <w:color w:val="000000" w:themeColor="text1"/>
          <w:sz w:val="24"/>
          <w:szCs w:val="24"/>
        </w:rPr>
        <w:tab/>
      </w:r>
      <w:ins w:id="143" w:author="Guzulaityte, Aria" w:date="2025-08-28T15:48:00Z" w16du:dateUtc="2025-08-28T20:48:00Z">
        <w:r w:rsidR="00BA728D" w:rsidRPr="00BA728D">
          <w:rPr>
            <w:rFonts w:cstheme="minorHAnsi"/>
            <w:color w:val="000000" w:themeColor="text1"/>
            <w:sz w:val="24"/>
            <w:szCs w:val="24"/>
          </w:rPr>
          <w:t xml:space="preserve"> Seed Funding Awarded: $649,900 distributed to student and community start-ups.</w:t>
        </w:r>
      </w:ins>
      <w:r w:rsidRPr="00BA728D">
        <w:rPr>
          <w:rFonts w:cstheme="minorHAnsi"/>
          <w:color w:val="000000" w:themeColor="text1"/>
          <w:sz w:val="24"/>
          <w:szCs w:val="24"/>
          <w:rPrChange w:id="144" w:author="Guzulaityte, Aria" w:date="2025-08-28T15:48:00Z" w16du:dateUtc="2025-08-28T20:48:00Z">
            <w:rPr/>
          </w:rPrChange>
        </w:rPr>
        <w:tab/>
      </w:r>
      <w:r w:rsidRPr="00BA728D">
        <w:rPr>
          <w:rFonts w:cstheme="minorHAnsi"/>
          <w:color w:val="000000" w:themeColor="text1"/>
          <w:sz w:val="24"/>
          <w:szCs w:val="24"/>
          <w:rPrChange w:id="145" w:author="Guzulaityte, Aria" w:date="2025-08-28T15:48:00Z" w16du:dateUtc="2025-08-28T20:48:00Z">
            <w:rPr/>
          </w:rPrChange>
        </w:rPr>
        <w:tab/>
      </w:r>
      <w:del w:id="146" w:author="Guzulaityte, Aria" w:date="2025-08-28T15:48:00Z" w16du:dateUtc="2025-08-28T20:48:00Z">
        <w:r w:rsidRPr="00BA728D" w:rsidDel="00BA728D">
          <w:rPr>
            <w:rFonts w:cstheme="minorHAnsi"/>
            <w:color w:val="000000" w:themeColor="text1"/>
            <w:sz w:val="24"/>
            <w:szCs w:val="24"/>
            <w:rPrChange w:id="147" w:author="Guzulaityte, Aria" w:date="2025-08-28T15:48:00Z" w16du:dateUtc="2025-08-28T20:48:00Z">
              <w:rPr/>
            </w:rPrChange>
          </w:rPr>
          <w:tab/>
        </w:r>
        <w:r w:rsidRPr="00BA728D" w:rsidDel="00BA728D">
          <w:rPr>
            <w:rFonts w:cstheme="minorHAnsi"/>
            <w:color w:val="000000" w:themeColor="text1"/>
            <w:sz w:val="24"/>
            <w:szCs w:val="24"/>
            <w:rPrChange w:id="148" w:author="Guzulaityte, Aria" w:date="2025-08-28T15:48:00Z" w16du:dateUtc="2025-08-28T20:48:00Z">
              <w:rPr/>
            </w:rPrChange>
          </w:rPr>
          <w:tab/>
        </w:r>
      </w:del>
      <w:del w:id="149" w:author="Guzulaityte, Aria" w:date="2025-08-27T09:23:00Z" w16du:dateUtc="2025-08-27T14:23:00Z">
        <w:r w:rsidRPr="00BA728D" w:rsidDel="00673435">
          <w:rPr>
            <w:rFonts w:cstheme="minorHAnsi"/>
            <w:color w:val="000000" w:themeColor="text1"/>
            <w:sz w:val="24"/>
            <w:szCs w:val="24"/>
            <w:rPrChange w:id="150" w:author="Guzulaityte, Aria" w:date="2025-08-28T15:48:00Z" w16du:dateUtc="2025-08-28T20:48:00Z">
              <w:rPr/>
            </w:rPrChange>
          </w:rPr>
          <w:delText xml:space="preserve">$431,550 </w:delText>
        </w:r>
      </w:del>
    </w:p>
    <w:p w14:paraId="6FEEC246" w14:textId="6916BF45" w:rsidR="00375759" w:rsidRPr="0061465B" w:rsidRDefault="00375759" w:rsidP="00375759">
      <w:pPr>
        <w:pStyle w:val="ListParagraph"/>
        <w:numPr>
          <w:ilvl w:val="1"/>
          <w:numId w:val="5"/>
        </w:numPr>
        <w:spacing w:after="0" w:line="240" w:lineRule="auto"/>
        <w:ind w:left="2160"/>
        <w:rPr>
          <w:rFonts w:cstheme="minorHAnsi"/>
          <w:color w:val="000000" w:themeColor="text1"/>
          <w:sz w:val="24"/>
          <w:szCs w:val="24"/>
        </w:rPr>
      </w:pPr>
      <w:r w:rsidRPr="0061465B">
        <w:rPr>
          <w:rFonts w:cstheme="minorHAnsi"/>
          <w:color w:val="000000" w:themeColor="text1"/>
          <w:sz w:val="24"/>
          <w:szCs w:val="24"/>
        </w:rPr>
        <w:t>Total Participants Across All Programs</w:t>
      </w:r>
      <w:del w:id="151" w:author="Guzulaityte, Aria" w:date="2025-08-29T12:56:00Z" w16du:dateUtc="2025-08-29T17:56:00Z">
        <w:r w:rsidRPr="0061465B" w:rsidDel="00C93FB7">
          <w:rPr>
            <w:rFonts w:cstheme="minorHAnsi"/>
            <w:color w:val="000000" w:themeColor="text1"/>
            <w:sz w:val="24"/>
            <w:szCs w:val="24"/>
          </w:rPr>
          <w:delText>)</w:delText>
        </w:r>
        <w:r w:rsidRPr="0061465B" w:rsidDel="00C93FB7">
          <w:rPr>
            <w:rFonts w:cstheme="minorHAnsi"/>
            <w:color w:val="000000" w:themeColor="text1"/>
            <w:sz w:val="24"/>
            <w:szCs w:val="24"/>
          </w:rPr>
          <w:tab/>
        </w:r>
        <w:r w:rsidRPr="0061465B" w:rsidDel="00C93FB7">
          <w:rPr>
            <w:rFonts w:cstheme="minorHAnsi"/>
            <w:color w:val="000000" w:themeColor="text1"/>
            <w:sz w:val="24"/>
            <w:szCs w:val="24"/>
          </w:rPr>
          <w:tab/>
        </w:r>
      </w:del>
      <w:del w:id="152" w:author="Guzulaityte, Aria" w:date="2025-08-27T09:23:00Z" w16du:dateUtc="2025-08-27T14:23:00Z">
        <w:r w:rsidRPr="0061465B" w:rsidDel="00673435">
          <w:rPr>
            <w:rFonts w:cstheme="minorHAnsi"/>
            <w:color w:val="000000" w:themeColor="text1"/>
            <w:sz w:val="24"/>
            <w:szCs w:val="24"/>
          </w:rPr>
          <w:delText xml:space="preserve">10,473 </w:delText>
        </w:r>
      </w:del>
    </w:p>
    <w:p w14:paraId="359FF3F6" w14:textId="4E1692F3" w:rsidR="00375759" w:rsidRDefault="00375759" w:rsidP="00375759">
      <w:pPr>
        <w:pStyle w:val="ListParagraph"/>
        <w:spacing w:after="0" w:line="240" w:lineRule="auto"/>
        <w:ind w:left="1800"/>
        <w:rPr>
          <w:ins w:id="153" w:author="Guzulaityte, Aria" w:date="2025-08-29T12:57:00Z" w16du:dateUtc="2025-08-29T17:57:00Z"/>
          <w:rFonts w:cstheme="minorHAnsi"/>
          <w:color w:val="000000" w:themeColor="text1"/>
          <w:sz w:val="24"/>
          <w:szCs w:val="24"/>
        </w:rPr>
      </w:pPr>
      <w:r w:rsidRPr="0061465B">
        <w:rPr>
          <w:rFonts w:cstheme="minorHAnsi"/>
          <w:color w:val="000000" w:themeColor="text1"/>
          <w:sz w:val="24"/>
          <w:szCs w:val="24"/>
        </w:rPr>
        <w:t>(</w:t>
      </w:r>
      <w:del w:id="154" w:author="Guzulaityte, Aria" w:date="2025-08-28T15:49:00Z" w16du:dateUtc="2025-08-28T20:49:00Z">
        <w:r w:rsidRPr="0061465B" w:rsidDel="00BA728D">
          <w:rPr>
            <w:rFonts w:cstheme="minorHAnsi"/>
            <w:color w:val="000000" w:themeColor="text1"/>
            <w:sz w:val="24"/>
            <w:szCs w:val="24"/>
          </w:rPr>
          <w:delText>Including Academic</w:delText>
        </w:r>
      </w:del>
      <w:ins w:id="155" w:author="Guzulaityte, Aria" w:date="2025-08-28T15:49:00Z" w16du:dateUtc="2025-08-28T20:49:00Z">
        <w:r w:rsidR="00BA728D" w:rsidRPr="0061465B">
          <w:rPr>
            <w:rFonts w:cstheme="minorHAnsi"/>
            <w:color w:val="000000" w:themeColor="text1"/>
            <w:sz w:val="24"/>
            <w:szCs w:val="24"/>
          </w:rPr>
          <w:t>a</w:t>
        </w:r>
      </w:ins>
      <w:r w:rsidRPr="0061465B">
        <w:rPr>
          <w:rFonts w:cstheme="minorHAnsi"/>
          <w:color w:val="000000" w:themeColor="text1"/>
          <w:sz w:val="24"/>
          <w:szCs w:val="24"/>
        </w:rPr>
        <w:t xml:space="preserve">, </w:t>
      </w:r>
      <w:ins w:id="156" w:author="Guzulaityte, Aria" w:date="2025-08-28T15:49:00Z" w16du:dateUtc="2025-08-28T20:49:00Z">
        <w:r w:rsidR="00BA728D" w:rsidRPr="0061465B">
          <w:rPr>
            <w:rFonts w:cstheme="minorHAnsi"/>
            <w:color w:val="000000" w:themeColor="text1"/>
            <w:sz w:val="24"/>
            <w:szCs w:val="24"/>
          </w:rPr>
          <w:t>o</w:t>
        </w:r>
      </w:ins>
      <w:del w:id="157" w:author="Guzulaityte, Aria" w:date="2025-08-28T15:49:00Z" w16du:dateUtc="2025-08-28T20:49:00Z">
        <w:r w:rsidRPr="0061465B" w:rsidDel="00BA728D">
          <w:rPr>
            <w:rFonts w:cstheme="minorHAnsi"/>
            <w:color w:val="000000" w:themeColor="text1"/>
            <w:sz w:val="24"/>
            <w:szCs w:val="24"/>
          </w:rPr>
          <w:delText>O</w:delText>
        </w:r>
      </w:del>
      <w:r w:rsidRPr="0061465B">
        <w:rPr>
          <w:rFonts w:cstheme="minorHAnsi"/>
          <w:color w:val="000000" w:themeColor="text1"/>
          <w:sz w:val="24"/>
          <w:szCs w:val="24"/>
        </w:rPr>
        <w:t xml:space="preserve">utreach, and </w:t>
      </w:r>
      <w:ins w:id="158" w:author="Guzulaityte, Aria" w:date="2025-08-28T15:49:00Z" w16du:dateUtc="2025-08-28T20:49:00Z">
        <w:r w:rsidR="00BA728D" w:rsidRPr="0061465B">
          <w:rPr>
            <w:rFonts w:cstheme="minorHAnsi"/>
            <w:color w:val="000000" w:themeColor="text1"/>
            <w:sz w:val="24"/>
            <w:szCs w:val="24"/>
          </w:rPr>
          <w:t>y</w:t>
        </w:r>
      </w:ins>
      <w:del w:id="159" w:author="Guzulaityte, Aria" w:date="2025-08-28T15:49:00Z" w16du:dateUtc="2025-08-28T20:49:00Z">
        <w:r w:rsidRPr="0061465B" w:rsidDel="00BA728D">
          <w:rPr>
            <w:rFonts w:cstheme="minorHAnsi"/>
            <w:color w:val="000000" w:themeColor="text1"/>
            <w:sz w:val="24"/>
            <w:szCs w:val="24"/>
          </w:rPr>
          <w:delText>Y</w:delText>
        </w:r>
      </w:del>
      <w:r w:rsidRPr="0061465B">
        <w:rPr>
          <w:rFonts w:cstheme="minorHAnsi"/>
          <w:color w:val="000000" w:themeColor="text1"/>
          <w:sz w:val="24"/>
          <w:szCs w:val="24"/>
        </w:rPr>
        <w:t>outh)</w:t>
      </w:r>
      <w:ins w:id="160" w:author="Guzulaityte, Aria" w:date="2025-08-29T12:57:00Z" w16du:dateUtc="2025-08-29T17:57:00Z">
        <w:r w:rsidR="00C93FB7" w:rsidRPr="0061465B">
          <w:rPr>
            <w:rFonts w:cstheme="minorHAnsi"/>
            <w:color w:val="000000" w:themeColor="text1"/>
            <w:sz w:val="24"/>
            <w:szCs w:val="24"/>
          </w:rPr>
          <w:t xml:space="preserve">: </w:t>
        </w:r>
      </w:ins>
      <w:ins w:id="161" w:author="Guzulaityte, Aria" w:date="2025-08-29T13:57:00Z" w16du:dateUtc="2025-08-29T18:57:00Z">
        <w:r w:rsidR="00AE2CA5" w:rsidRPr="0061465B">
          <w:rPr>
            <w:rFonts w:cstheme="minorHAnsi"/>
            <w:color w:val="000000" w:themeColor="text1"/>
            <w:sz w:val="24"/>
            <w:szCs w:val="24"/>
          </w:rPr>
          <w:t>32,460</w:t>
        </w:r>
      </w:ins>
    </w:p>
    <w:p w14:paraId="51836CF0" w14:textId="5F6D8842" w:rsidR="00C93FB7" w:rsidRDefault="00C93FB7" w:rsidP="00C93FB7">
      <w:pPr>
        <w:pStyle w:val="ListParagraph"/>
        <w:numPr>
          <w:ilvl w:val="0"/>
          <w:numId w:val="42"/>
        </w:numPr>
        <w:spacing w:after="0" w:line="240" w:lineRule="auto"/>
        <w:rPr>
          <w:ins w:id="162" w:author="Guzulaityte, Aria" w:date="2025-08-29T13:54:00Z" w16du:dateUtc="2025-08-29T18:54:00Z"/>
          <w:rFonts w:cstheme="minorHAnsi"/>
          <w:color w:val="000000" w:themeColor="text1"/>
          <w:sz w:val="24"/>
          <w:szCs w:val="24"/>
        </w:rPr>
      </w:pPr>
      <w:ins w:id="163" w:author="Guzulaityte, Aria" w:date="2025-08-29T12:57:00Z" w16du:dateUtc="2025-08-29T17:57:00Z">
        <w:r w:rsidRPr="00C93FB7">
          <w:rPr>
            <w:rFonts w:cstheme="minorHAnsi"/>
            <w:color w:val="000000" w:themeColor="text1"/>
            <w:sz w:val="24"/>
            <w:szCs w:val="24"/>
          </w:rPr>
          <w:t>Seminar &amp; Workshop Participants</w:t>
        </w:r>
        <w:r>
          <w:rPr>
            <w:rFonts w:cstheme="minorHAnsi"/>
            <w:color w:val="000000" w:themeColor="text1"/>
            <w:sz w:val="24"/>
            <w:szCs w:val="24"/>
          </w:rPr>
          <w:t xml:space="preserve">: </w:t>
        </w:r>
      </w:ins>
      <w:ins w:id="164" w:author="Guzulaityte, Aria" w:date="2025-08-29T13:58:00Z" w16du:dateUtc="2025-08-29T18:58:00Z">
        <w:r w:rsidR="00AE2CA5">
          <w:rPr>
            <w:rFonts w:cstheme="minorHAnsi"/>
            <w:color w:val="000000" w:themeColor="text1"/>
            <w:sz w:val="24"/>
            <w:szCs w:val="24"/>
          </w:rPr>
          <w:t>6,409</w:t>
        </w:r>
      </w:ins>
    </w:p>
    <w:p w14:paraId="29E136E3" w14:textId="77777777" w:rsidR="00AE2CA5" w:rsidRPr="00C93FB7" w:rsidRDefault="00AE2CA5" w:rsidP="00AE2CA5">
      <w:pPr>
        <w:pStyle w:val="ListParagraph"/>
        <w:numPr>
          <w:ilvl w:val="0"/>
          <w:numId w:val="42"/>
        </w:numPr>
        <w:spacing w:after="0" w:line="240" w:lineRule="auto"/>
        <w:rPr>
          <w:ins w:id="165" w:author="Guzulaityte, Aria" w:date="2025-08-29T13:55:00Z" w16du:dateUtc="2025-08-29T18:55:00Z"/>
          <w:rFonts w:cstheme="minorHAnsi"/>
          <w:color w:val="000000" w:themeColor="text1"/>
          <w:sz w:val="24"/>
          <w:szCs w:val="24"/>
        </w:rPr>
      </w:pPr>
      <w:ins w:id="166" w:author="Guzulaityte, Aria" w:date="2025-08-29T13:55:00Z" w16du:dateUtc="2025-08-29T18:55:00Z">
        <w:r w:rsidRPr="00C93FB7">
          <w:rPr>
            <w:rFonts w:cstheme="minorHAnsi"/>
            <w:color w:val="000000" w:themeColor="text1"/>
            <w:sz w:val="24"/>
            <w:szCs w:val="24"/>
          </w:rPr>
          <w:t>Youth Impact (K-12): 23,354</w:t>
        </w:r>
      </w:ins>
    </w:p>
    <w:p w14:paraId="40037DF4" w14:textId="77777777" w:rsidR="00AE2CA5" w:rsidRPr="00C93FB7" w:rsidRDefault="00AE2CA5" w:rsidP="00AE2CA5">
      <w:pPr>
        <w:pStyle w:val="ListParagraph"/>
        <w:numPr>
          <w:ilvl w:val="0"/>
          <w:numId w:val="42"/>
        </w:numPr>
        <w:spacing w:after="0" w:line="240" w:lineRule="auto"/>
        <w:rPr>
          <w:ins w:id="167" w:author="Guzulaityte, Aria" w:date="2025-08-29T13:55:00Z" w16du:dateUtc="2025-08-29T18:55:00Z"/>
          <w:rFonts w:cstheme="minorHAnsi"/>
          <w:color w:val="000000" w:themeColor="text1"/>
          <w:sz w:val="24"/>
          <w:szCs w:val="24"/>
        </w:rPr>
      </w:pPr>
      <w:ins w:id="168" w:author="Guzulaityte, Aria" w:date="2025-08-29T13:55:00Z" w16du:dateUtc="2025-08-29T18:55:00Z">
        <w:r w:rsidRPr="00C93FB7">
          <w:rPr>
            <w:rFonts w:cstheme="minorHAnsi"/>
            <w:color w:val="000000" w:themeColor="text1"/>
            <w:sz w:val="24"/>
            <w:szCs w:val="24"/>
          </w:rPr>
          <w:t>•</w:t>
        </w:r>
        <w:r w:rsidRPr="00C93FB7">
          <w:rPr>
            <w:rFonts w:cstheme="minorHAnsi"/>
            <w:color w:val="000000" w:themeColor="text1"/>
            <w:sz w:val="24"/>
            <w:szCs w:val="24"/>
          </w:rPr>
          <w:tab/>
          <w:t>Jacobson Institute: 18,628</w:t>
        </w:r>
      </w:ins>
    </w:p>
    <w:p w14:paraId="7EDF3556" w14:textId="2C3ECA7E" w:rsidR="00AE2CA5" w:rsidRPr="00AE2CA5" w:rsidRDefault="00AE2CA5" w:rsidP="00AE2CA5">
      <w:pPr>
        <w:pStyle w:val="ListParagraph"/>
        <w:numPr>
          <w:ilvl w:val="0"/>
          <w:numId w:val="42"/>
        </w:numPr>
        <w:spacing w:after="0" w:line="240" w:lineRule="auto"/>
        <w:rPr>
          <w:ins w:id="169" w:author="Guzulaityte, Aria" w:date="2025-08-29T12:57:00Z" w16du:dateUtc="2025-08-29T17:57:00Z"/>
          <w:rFonts w:cstheme="minorHAnsi"/>
          <w:color w:val="000000" w:themeColor="text1"/>
          <w:sz w:val="24"/>
          <w:szCs w:val="24"/>
          <w:rPrChange w:id="170" w:author="Guzulaityte, Aria" w:date="2025-08-29T13:55:00Z" w16du:dateUtc="2025-08-29T18:55:00Z">
            <w:rPr>
              <w:ins w:id="171" w:author="Guzulaityte, Aria" w:date="2025-08-29T12:57:00Z" w16du:dateUtc="2025-08-29T17:57:00Z"/>
            </w:rPr>
          </w:rPrChange>
        </w:rPr>
      </w:pPr>
      <w:ins w:id="172" w:author="Guzulaityte, Aria" w:date="2025-08-29T13:55:00Z" w16du:dateUtc="2025-08-29T18:55:00Z">
        <w:r w:rsidRPr="00C93FB7">
          <w:rPr>
            <w:rFonts w:cstheme="minorHAnsi"/>
            <w:color w:val="000000" w:themeColor="text1"/>
            <w:sz w:val="24"/>
            <w:szCs w:val="24"/>
          </w:rPr>
          <w:t>•</w:t>
        </w:r>
        <w:r w:rsidRPr="00C93FB7">
          <w:rPr>
            <w:rFonts w:cstheme="minorHAnsi"/>
            <w:color w:val="000000" w:themeColor="text1"/>
            <w:sz w:val="24"/>
            <w:szCs w:val="24"/>
          </w:rPr>
          <w:tab/>
        </w:r>
        <w:proofErr w:type="spellStart"/>
        <w:r w:rsidRPr="00C93FB7">
          <w:rPr>
            <w:rFonts w:cstheme="minorHAnsi"/>
            <w:color w:val="000000" w:themeColor="text1"/>
            <w:sz w:val="24"/>
            <w:szCs w:val="24"/>
          </w:rPr>
          <w:t>DesignDash</w:t>
        </w:r>
        <w:proofErr w:type="spellEnd"/>
        <w:r w:rsidRPr="00C93FB7">
          <w:rPr>
            <w:rFonts w:cstheme="minorHAnsi"/>
            <w:color w:val="000000" w:themeColor="text1"/>
            <w:sz w:val="24"/>
            <w:szCs w:val="24"/>
          </w:rPr>
          <w:t xml:space="preserve"> &amp; UI Credit Programs: 4,726</w:t>
        </w:r>
      </w:ins>
    </w:p>
    <w:p w14:paraId="7C2AD2C8" w14:textId="77777777" w:rsidR="00C93FB7" w:rsidRPr="00C93FB7" w:rsidRDefault="00C93FB7" w:rsidP="00C93FB7">
      <w:pPr>
        <w:pStyle w:val="ListParagraph"/>
        <w:numPr>
          <w:ilvl w:val="0"/>
          <w:numId w:val="42"/>
        </w:numPr>
        <w:spacing w:after="0" w:line="240" w:lineRule="auto"/>
        <w:rPr>
          <w:ins w:id="173" w:author="Guzulaityte, Aria" w:date="2025-08-29T12:57:00Z" w16du:dateUtc="2025-08-29T17:57:00Z"/>
          <w:rFonts w:cstheme="minorHAnsi"/>
          <w:color w:val="000000" w:themeColor="text1"/>
          <w:sz w:val="24"/>
          <w:szCs w:val="24"/>
        </w:rPr>
      </w:pPr>
      <w:ins w:id="174" w:author="Guzulaityte, Aria" w:date="2025-08-29T12:57:00Z" w16du:dateUtc="2025-08-29T17:57:00Z">
        <w:r w:rsidRPr="00C93FB7">
          <w:rPr>
            <w:rFonts w:cstheme="minorHAnsi"/>
            <w:color w:val="000000" w:themeColor="text1"/>
            <w:sz w:val="24"/>
            <w:szCs w:val="24"/>
          </w:rPr>
          <w:t>Event Participation:</w:t>
        </w:r>
      </w:ins>
    </w:p>
    <w:p w14:paraId="11E53154" w14:textId="77777777" w:rsidR="00C93FB7" w:rsidRPr="00C93FB7" w:rsidRDefault="00C93FB7" w:rsidP="00C93FB7">
      <w:pPr>
        <w:pStyle w:val="ListParagraph"/>
        <w:numPr>
          <w:ilvl w:val="0"/>
          <w:numId w:val="42"/>
        </w:numPr>
        <w:spacing w:after="0" w:line="240" w:lineRule="auto"/>
        <w:rPr>
          <w:ins w:id="175" w:author="Guzulaityte, Aria" w:date="2025-08-29T12:57:00Z" w16du:dateUtc="2025-08-29T17:57:00Z"/>
          <w:rFonts w:cstheme="minorHAnsi"/>
          <w:color w:val="000000" w:themeColor="text1"/>
          <w:sz w:val="24"/>
          <w:szCs w:val="24"/>
        </w:rPr>
      </w:pPr>
      <w:ins w:id="176" w:author="Guzulaityte, Aria" w:date="2025-08-29T12:57:00Z" w16du:dateUtc="2025-08-29T17:57:00Z">
        <w:r w:rsidRPr="00C93FB7">
          <w:rPr>
            <w:rFonts w:cstheme="minorHAnsi"/>
            <w:color w:val="000000" w:themeColor="text1"/>
            <w:sz w:val="24"/>
            <w:szCs w:val="24"/>
          </w:rPr>
          <w:t>•</w:t>
        </w:r>
        <w:r w:rsidRPr="00C93FB7">
          <w:rPr>
            <w:rFonts w:cstheme="minorHAnsi"/>
            <w:color w:val="000000" w:themeColor="text1"/>
            <w:sz w:val="24"/>
            <w:szCs w:val="24"/>
          </w:rPr>
          <w:tab/>
          <w:t>Jacobson Institute Events: 2,122</w:t>
        </w:r>
      </w:ins>
    </w:p>
    <w:p w14:paraId="30540BD2" w14:textId="20A221EF" w:rsidR="00C93FB7" w:rsidRDefault="00C93FB7">
      <w:pPr>
        <w:pStyle w:val="ListParagraph"/>
        <w:numPr>
          <w:ilvl w:val="0"/>
          <w:numId w:val="42"/>
        </w:numPr>
        <w:spacing w:after="0" w:line="240" w:lineRule="auto"/>
        <w:rPr>
          <w:ins w:id="177" w:author="Guzulaityte, Aria" w:date="2025-08-28T15:50:00Z" w16du:dateUtc="2025-08-28T20:50:00Z"/>
          <w:rFonts w:cstheme="minorHAnsi"/>
          <w:color w:val="000000" w:themeColor="text1"/>
          <w:sz w:val="24"/>
          <w:szCs w:val="24"/>
        </w:rPr>
        <w:pPrChange w:id="178" w:author="Guzulaityte, Aria" w:date="2025-08-29T12:57:00Z" w16du:dateUtc="2025-08-29T17:57:00Z">
          <w:pPr>
            <w:pStyle w:val="ListParagraph"/>
            <w:spacing w:after="0" w:line="240" w:lineRule="auto"/>
            <w:ind w:left="1800"/>
          </w:pPr>
        </w:pPrChange>
      </w:pPr>
      <w:ins w:id="179" w:author="Guzulaityte, Aria" w:date="2025-08-29T12:57:00Z" w16du:dateUtc="2025-08-29T17:57:00Z">
        <w:r w:rsidRPr="00C93FB7">
          <w:rPr>
            <w:rFonts w:cstheme="minorHAnsi"/>
            <w:color w:val="000000" w:themeColor="text1"/>
            <w:sz w:val="24"/>
            <w:szCs w:val="24"/>
          </w:rPr>
          <w:t>•</w:t>
        </w:r>
        <w:r w:rsidRPr="00C93FB7">
          <w:rPr>
            <w:rFonts w:cstheme="minorHAnsi"/>
            <w:color w:val="000000" w:themeColor="text1"/>
            <w:sz w:val="24"/>
            <w:szCs w:val="24"/>
          </w:rPr>
          <w:tab/>
          <w:t>Iowa JPEC Events: 2,048</w:t>
        </w:r>
      </w:ins>
    </w:p>
    <w:p w14:paraId="61584622" w14:textId="77777777" w:rsidR="00BA728D" w:rsidRDefault="00BA728D" w:rsidP="00375759">
      <w:pPr>
        <w:pStyle w:val="ListParagraph"/>
        <w:spacing w:after="0" w:line="240" w:lineRule="auto"/>
        <w:ind w:left="1800"/>
        <w:rPr>
          <w:ins w:id="180" w:author="Guzulaityte, Aria" w:date="2025-08-28T15:50:00Z" w16du:dateUtc="2025-08-28T20:50:00Z"/>
          <w:rFonts w:cstheme="minorHAnsi"/>
          <w:color w:val="000000" w:themeColor="text1"/>
          <w:sz w:val="24"/>
          <w:szCs w:val="24"/>
        </w:rPr>
      </w:pPr>
    </w:p>
    <w:p w14:paraId="4BB6610A" w14:textId="13FD418A" w:rsidR="00BA728D" w:rsidRPr="00BA728D" w:rsidRDefault="00BA728D">
      <w:pPr>
        <w:spacing w:after="0" w:line="240" w:lineRule="auto"/>
        <w:ind w:left="720" w:firstLine="720"/>
        <w:rPr>
          <w:rFonts w:cstheme="minorHAnsi"/>
          <w:color w:val="000000" w:themeColor="text1"/>
          <w:sz w:val="24"/>
          <w:szCs w:val="24"/>
          <w:rPrChange w:id="181" w:author="Guzulaityte, Aria" w:date="2025-08-28T15:51:00Z" w16du:dateUtc="2025-08-28T20:51:00Z">
            <w:rPr/>
          </w:rPrChange>
        </w:rPr>
        <w:pPrChange w:id="182" w:author="Guzulaityte, Aria" w:date="2025-08-28T15:51:00Z" w16du:dateUtc="2025-08-28T20:51:00Z">
          <w:pPr>
            <w:pStyle w:val="ListParagraph"/>
            <w:spacing w:after="0" w:line="240" w:lineRule="auto"/>
            <w:ind w:left="1800"/>
          </w:pPr>
        </w:pPrChange>
      </w:pPr>
      <w:ins w:id="183" w:author="Guzulaityte, Aria" w:date="2025-08-28T15:50:00Z" w16du:dateUtc="2025-08-28T20:50:00Z">
        <w:r w:rsidRPr="00BA728D">
          <w:rPr>
            <w:rFonts w:cstheme="minorHAnsi"/>
            <w:b/>
            <w:bCs/>
            <w:sz w:val="24"/>
            <w:szCs w:val="24"/>
            <w:rPrChange w:id="184" w:author="Guzulaityte, Aria" w:date="2025-08-28T15:51:00Z" w16du:dateUtc="2025-08-28T20:51:00Z">
              <w:rPr/>
            </w:rPrChange>
          </w:rPr>
          <w:t>Student Entrepreneurship</w:t>
        </w:r>
      </w:ins>
    </w:p>
    <w:p w14:paraId="3E80B6EA" w14:textId="1C9C8A96" w:rsidR="00BA728D" w:rsidRPr="00BA728D" w:rsidRDefault="00375759" w:rsidP="00BA728D">
      <w:pPr>
        <w:pStyle w:val="ListParagraph"/>
        <w:numPr>
          <w:ilvl w:val="1"/>
          <w:numId w:val="6"/>
        </w:numPr>
        <w:rPr>
          <w:ins w:id="185" w:author="Guzulaityte, Aria" w:date="2025-08-28T15:52:00Z" w16du:dateUtc="2025-08-28T20:52:00Z"/>
          <w:color w:val="000000" w:themeColor="text1"/>
          <w:sz w:val="24"/>
          <w:szCs w:val="24"/>
        </w:rPr>
      </w:pPr>
      <w:r w:rsidRPr="00BA728D">
        <w:rPr>
          <w:color w:val="000000" w:themeColor="text1"/>
          <w:sz w:val="24"/>
          <w:szCs w:val="24"/>
        </w:rPr>
        <w:t>Academic Program</w:t>
      </w:r>
      <w:ins w:id="186" w:author="Guzulaityte, Aria" w:date="2025-08-28T15:51:00Z" w16du:dateUtc="2025-08-28T20:51:00Z">
        <w:r w:rsidR="00BA728D" w:rsidRPr="00BA728D">
          <w:rPr>
            <w:color w:val="000000" w:themeColor="text1"/>
            <w:sz w:val="24"/>
            <w:szCs w:val="24"/>
          </w:rPr>
          <w:t>s</w:t>
        </w:r>
      </w:ins>
      <w:ins w:id="187" w:author="Guzulaityte, Aria" w:date="2025-08-28T15:52:00Z" w16du:dateUtc="2025-08-28T20:52:00Z">
        <w:r w:rsidR="00BA728D">
          <w:rPr>
            <w:color w:val="000000" w:themeColor="text1"/>
            <w:sz w:val="24"/>
            <w:szCs w:val="24"/>
          </w:rPr>
          <w:t>:</w:t>
        </w:r>
      </w:ins>
      <w:del w:id="188" w:author="Guzulaityte, Aria" w:date="2025-08-28T15:52:00Z" w16du:dateUtc="2025-08-28T20:52:00Z">
        <w:r w:rsidRPr="00BA728D" w:rsidDel="00BA728D">
          <w:rPr>
            <w:color w:val="000000" w:themeColor="text1"/>
            <w:sz w:val="24"/>
            <w:szCs w:val="24"/>
          </w:rPr>
          <w:delText xml:space="preserve"> </w:delText>
        </w:r>
      </w:del>
      <w:ins w:id="189" w:author="Guzulaityte, Aria" w:date="2025-08-28T15:52:00Z" w16du:dateUtc="2025-08-28T20:52:00Z">
        <w:r w:rsidR="00BA728D" w:rsidRPr="00BA728D">
          <w:rPr>
            <w:color w:val="000000" w:themeColor="text1"/>
            <w:sz w:val="24"/>
            <w:szCs w:val="24"/>
          </w:rPr>
          <w:t>2,994 students (2,170 unique) enrolled across the BA in Enterprise Leadership, BBA in Entrepreneurship, and entrepreneurship certificates; 337 MBA students completed advanced entrepreneurship coursework.</w:t>
        </w:r>
      </w:ins>
    </w:p>
    <w:p w14:paraId="545EFA02" w14:textId="494F4D9D" w:rsidR="00375759" w:rsidRPr="00B7200A" w:rsidDel="00BE5BFE" w:rsidRDefault="00375759" w:rsidP="3AB77B79">
      <w:pPr>
        <w:pStyle w:val="ListParagraph"/>
        <w:numPr>
          <w:ilvl w:val="1"/>
          <w:numId w:val="6"/>
        </w:numPr>
        <w:spacing w:after="0" w:line="240" w:lineRule="auto"/>
        <w:rPr>
          <w:del w:id="190" w:author="Guzulaityte, Aria" w:date="2025-08-28T15:56:00Z" w16du:dateUtc="2025-08-28T20:56:00Z"/>
          <w:color w:val="000000" w:themeColor="text1"/>
          <w:sz w:val="24"/>
          <w:szCs w:val="24"/>
        </w:rPr>
      </w:pPr>
      <w:del w:id="191" w:author="Guzulaityte, Aria" w:date="2025-08-28T15:56:00Z" w16du:dateUtc="2025-08-28T20:56:00Z">
        <w:r w:rsidRPr="3AB77B79" w:rsidDel="00BE5BFE">
          <w:rPr>
            <w:color w:val="000000" w:themeColor="text1"/>
            <w:sz w:val="24"/>
            <w:szCs w:val="24"/>
          </w:rPr>
          <w:delText xml:space="preserve">– Iowa JPEC delivers campus-wide and online undergraduate education and technology innovation coursework in the MBA and other graduate management programs. Majors (BA and BBA) and Certificate programs exist for all undergraduate students at UI including specialized programs for students in engineering. </w:delText>
        </w:r>
      </w:del>
      <w:del w:id="192" w:author="Guzulaityte, Aria" w:date="2025-08-27T09:24:00Z" w16du:dateUtc="2025-08-27T14:24:00Z">
        <w:r w:rsidRPr="3AB77B79" w:rsidDel="00673435">
          <w:rPr>
            <w:color w:val="000000" w:themeColor="text1"/>
            <w:sz w:val="24"/>
            <w:szCs w:val="24"/>
          </w:rPr>
          <w:delText xml:space="preserve">During FY24, 3,391 students enrolled in </w:delText>
        </w:r>
        <w:r w:rsidR="00E34487" w:rsidRPr="3AB77B79" w:rsidDel="00673435">
          <w:rPr>
            <w:color w:val="000000" w:themeColor="text1"/>
            <w:sz w:val="24"/>
            <w:szCs w:val="24"/>
          </w:rPr>
          <w:delText>119 classes</w:delText>
        </w:r>
        <w:r w:rsidRPr="3AB77B79" w:rsidDel="00673435">
          <w:rPr>
            <w:color w:val="000000" w:themeColor="text1"/>
            <w:sz w:val="24"/>
            <w:szCs w:val="24"/>
          </w:rPr>
          <w:delText xml:space="preserve">, </w:delText>
        </w:r>
        <w:r w:rsidRPr="3AB77B79" w:rsidDel="00673435">
          <w:rPr>
            <w:color w:val="000000" w:themeColor="text1"/>
            <w:sz w:val="24"/>
            <w:szCs w:val="24"/>
          </w:rPr>
          <w:lastRenderedPageBreak/>
          <w:delText xml:space="preserve">416 students received a degree and </w:delText>
        </w:r>
        <w:r w:rsidR="3F30D7FA" w:rsidRPr="3AB77B79" w:rsidDel="00673435">
          <w:rPr>
            <w:color w:val="000000" w:themeColor="text1"/>
            <w:sz w:val="24"/>
            <w:szCs w:val="24"/>
          </w:rPr>
          <w:delText>77 students</w:delText>
        </w:r>
        <w:r w:rsidRPr="3AB77B79" w:rsidDel="00673435">
          <w:rPr>
            <w:color w:val="000000" w:themeColor="text1"/>
            <w:sz w:val="24"/>
            <w:szCs w:val="24"/>
          </w:rPr>
          <w:delText xml:space="preserve"> earned an entrepreneurship certificate</w:delText>
        </w:r>
        <w:r w:rsidRPr="00673435" w:rsidDel="00673435">
          <w:rPr>
            <w:color w:val="000000" w:themeColor="text1"/>
            <w:sz w:val="24"/>
            <w:szCs w:val="24"/>
          </w:rPr>
          <w:delText>.</w:delText>
        </w:r>
      </w:del>
    </w:p>
    <w:p w14:paraId="724DB8F5" w14:textId="77777777" w:rsidR="00BE5BFE" w:rsidRPr="00BE5BFE" w:rsidRDefault="00375759" w:rsidP="00BE5BFE">
      <w:pPr>
        <w:pStyle w:val="ListParagraph"/>
        <w:numPr>
          <w:ilvl w:val="2"/>
          <w:numId w:val="3"/>
        </w:numPr>
        <w:rPr>
          <w:ins w:id="193" w:author="Guzulaityte, Aria" w:date="2025-08-28T15:57:00Z" w16du:dateUtc="2025-08-28T20:57:00Z"/>
          <w:color w:val="000000" w:themeColor="text1"/>
          <w:sz w:val="24"/>
          <w:szCs w:val="24"/>
        </w:rPr>
      </w:pPr>
      <w:r w:rsidRPr="00BE5BFE">
        <w:rPr>
          <w:color w:val="000000" w:themeColor="text1"/>
          <w:sz w:val="24"/>
          <w:szCs w:val="24"/>
        </w:rPr>
        <w:t xml:space="preserve">Bedell </w:t>
      </w:r>
      <w:del w:id="194" w:author="Guzulaityte, Aria" w:date="2025-08-28T15:56:00Z" w16du:dateUtc="2025-08-28T20:56:00Z">
        <w:r w:rsidRPr="00BE5BFE" w:rsidDel="00BE5BFE">
          <w:rPr>
            <w:color w:val="000000" w:themeColor="text1"/>
            <w:sz w:val="24"/>
            <w:szCs w:val="24"/>
          </w:rPr>
          <w:delText xml:space="preserve">Lab </w:delText>
        </w:r>
      </w:del>
      <w:r w:rsidRPr="00BE5BFE">
        <w:rPr>
          <w:color w:val="000000" w:themeColor="text1"/>
          <w:sz w:val="24"/>
          <w:szCs w:val="24"/>
        </w:rPr>
        <w:t>Student Incubator</w:t>
      </w:r>
      <w:ins w:id="195" w:author="Guzulaityte, Aria" w:date="2025-08-28T15:57:00Z" w16du:dateUtc="2025-08-28T20:57:00Z">
        <w:r w:rsidR="00BE5BFE" w:rsidRPr="00BE5BFE">
          <w:rPr>
            <w:color w:val="000000" w:themeColor="text1"/>
            <w:sz w:val="24"/>
            <w:szCs w:val="24"/>
          </w:rPr>
          <w:t xml:space="preserve">: </w:t>
        </w:r>
      </w:ins>
      <w:del w:id="196" w:author="Guzulaityte, Aria" w:date="2025-08-28T15:57:00Z" w16du:dateUtc="2025-08-28T20:57:00Z">
        <w:r w:rsidRPr="00BE5BFE" w:rsidDel="00BE5BFE">
          <w:rPr>
            <w:color w:val="000000" w:themeColor="text1"/>
            <w:sz w:val="24"/>
            <w:szCs w:val="24"/>
          </w:rPr>
          <w:delText xml:space="preserve"> – </w:delText>
        </w:r>
      </w:del>
      <w:ins w:id="197" w:author="Guzulaityte, Aria" w:date="2025-08-28T15:57:00Z" w16du:dateUtc="2025-08-28T20:57:00Z">
        <w:r w:rsidR="00BE5BFE" w:rsidRPr="00BE5BFE">
          <w:rPr>
            <w:color w:val="000000" w:themeColor="text1"/>
            <w:sz w:val="24"/>
            <w:szCs w:val="24"/>
          </w:rPr>
          <w:t>A 10,000 sq. ft. campus hub with offices, coworking, and intensive mentoring; supported 60 teams in FY25, contributing to 91 jobs and impacting 1,752 students since inception in 2004.</w:t>
        </w:r>
      </w:ins>
    </w:p>
    <w:p w14:paraId="5AAA102B" w14:textId="1BC1992A" w:rsidR="00375759" w:rsidRPr="00556A84" w:rsidRDefault="00375759" w:rsidP="3AB77B79">
      <w:pPr>
        <w:pStyle w:val="ListParagraph"/>
        <w:numPr>
          <w:ilvl w:val="2"/>
          <w:numId w:val="3"/>
        </w:numPr>
        <w:spacing w:after="0" w:line="240" w:lineRule="auto"/>
        <w:ind w:left="1800"/>
        <w:rPr>
          <w:color w:val="000000" w:themeColor="text1"/>
          <w:sz w:val="24"/>
          <w:szCs w:val="24"/>
        </w:rPr>
      </w:pPr>
      <w:del w:id="198" w:author="Guzulaityte, Aria" w:date="2025-08-28T15:57:00Z" w16du:dateUtc="2025-08-28T20:57:00Z">
        <w:r w:rsidRPr="3AB77B79" w:rsidDel="00BE5BFE">
          <w:rPr>
            <w:color w:val="000000" w:themeColor="text1"/>
            <w:sz w:val="24"/>
            <w:szCs w:val="24"/>
          </w:rPr>
          <w:delText xml:space="preserve">The student Startup Incubator housed at the 10,000 sq. ft. Bedell Entrepreneurship Learning Laboratory has 17 private offices for the most advanced start-ups, numerous co-working spaces for the others, and several conference rooms. This campus-wide program is open to students from every college and major. The students receive intense mentoring and support as they launch or expand their businesses. The program, one of the first of its kind in the nation, has impacted </w:delText>
        </w:r>
      </w:del>
      <w:del w:id="199" w:author="Guzulaityte, Aria" w:date="2025-08-27T09:24:00Z" w16du:dateUtc="2025-08-27T14:24:00Z">
        <w:r w:rsidRPr="3AB77B79" w:rsidDel="00673435">
          <w:rPr>
            <w:color w:val="000000" w:themeColor="text1"/>
            <w:sz w:val="24"/>
            <w:szCs w:val="24"/>
          </w:rPr>
          <w:delText xml:space="preserve">1,686 students since opening in 2004. During FY24, the Startup Incubator supported </w:delText>
        </w:r>
        <w:r w:rsidR="00E34487" w:rsidRPr="3AB77B79" w:rsidDel="00673435">
          <w:rPr>
            <w:color w:val="000000" w:themeColor="text1"/>
            <w:sz w:val="24"/>
            <w:szCs w:val="24"/>
          </w:rPr>
          <w:delText>46 student</w:delText>
        </w:r>
        <w:r w:rsidRPr="3AB77B79" w:rsidDel="00673435">
          <w:rPr>
            <w:color w:val="000000" w:themeColor="text1"/>
            <w:sz w:val="24"/>
            <w:szCs w:val="24"/>
          </w:rPr>
          <w:delText xml:space="preserve"> start-ups made up of </w:delText>
        </w:r>
        <w:r w:rsidR="45C3D5EF" w:rsidRPr="3AB77B79" w:rsidDel="00673435">
          <w:rPr>
            <w:color w:val="000000" w:themeColor="text1"/>
            <w:sz w:val="24"/>
            <w:szCs w:val="24"/>
          </w:rPr>
          <w:delText>76 students</w:delText>
        </w:r>
        <w:r w:rsidRPr="3AB77B79" w:rsidDel="00673435">
          <w:rPr>
            <w:color w:val="000000" w:themeColor="text1"/>
            <w:sz w:val="24"/>
            <w:szCs w:val="24"/>
          </w:rPr>
          <w:delText xml:space="preserve">. </w:delText>
        </w:r>
      </w:del>
    </w:p>
    <w:p w14:paraId="493B1B9C" w14:textId="06BD8F5D" w:rsidR="00375759" w:rsidDel="00BE5BFE" w:rsidRDefault="00375759" w:rsidP="00BE5BFE">
      <w:pPr>
        <w:pStyle w:val="ListParagraph"/>
        <w:numPr>
          <w:ilvl w:val="2"/>
          <w:numId w:val="3"/>
        </w:numPr>
        <w:rPr>
          <w:del w:id="200" w:author="Guzulaityte, Aria" w:date="2025-08-28T15:58:00Z" w16du:dateUtc="2025-08-28T20:58:00Z"/>
          <w:color w:val="000000" w:themeColor="text1"/>
          <w:sz w:val="24"/>
          <w:szCs w:val="24"/>
        </w:rPr>
      </w:pPr>
      <w:del w:id="201" w:author="Guzulaityte, Aria" w:date="2025-08-28T15:57:00Z" w16du:dateUtc="2025-08-28T20:57:00Z">
        <w:r w:rsidRPr="00BE5BFE" w:rsidDel="00BE5BFE">
          <w:rPr>
            <w:color w:val="000000" w:themeColor="text1"/>
            <w:sz w:val="24"/>
            <w:szCs w:val="24"/>
          </w:rPr>
          <w:delText xml:space="preserve">Startup Incubator Summer Track </w:delText>
        </w:r>
      </w:del>
      <w:del w:id="202" w:author="Guzulaityte, Aria" w:date="2025-08-28T15:58:00Z" w16du:dateUtc="2025-08-28T20:58:00Z">
        <w:r w:rsidRPr="00BE5BFE" w:rsidDel="00BE5BFE">
          <w:rPr>
            <w:color w:val="000000" w:themeColor="text1"/>
            <w:sz w:val="24"/>
            <w:szCs w:val="24"/>
          </w:rPr>
          <w:delText>– Throughout the twelve-week program, accelerator teams made up of undergraduate</w:delText>
        </w:r>
        <w:r w:rsidR="6D15EE77" w:rsidRPr="00BE5BFE" w:rsidDel="00BE5BFE">
          <w:rPr>
            <w:color w:val="000000" w:themeColor="text1"/>
            <w:sz w:val="24"/>
            <w:szCs w:val="24"/>
          </w:rPr>
          <w:delText xml:space="preserve">s </w:delText>
        </w:r>
        <w:r w:rsidRPr="00BE5BFE" w:rsidDel="00BE5BFE">
          <w:rPr>
            <w:color w:val="000000" w:themeColor="text1"/>
            <w:sz w:val="24"/>
            <w:szCs w:val="24"/>
          </w:rPr>
          <w:delText xml:space="preserve">and students meet daily to launch their start-up by using Lean LaunchPad methodologies. Through brunch-and-learns, work sessions with experienced mentors, weekly pitches, and lectures, the program aims to drive the start-up process for students, while increasing their start-ups’ chance for success. </w:delText>
        </w:r>
      </w:del>
      <w:del w:id="203" w:author="Guzulaityte, Aria" w:date="2025-08-27T09:25:00Z" w16du:dateUtc="2025-08-27T14:25:00Z">
        <w:r w:rsidRPr="00BE5BFE" w:rsidDel="00673435">
          <w:rPr>
            <w:color w:val="000000" w:themeColor="text1"/>
            <w:sz w:val="24"/>
            <w:szCs w:val="24"/>
          </w:rPr>
          <w:delText xml:space="preserve">In FY24, </w:delText>
        </w:r>
        <w:r w:rsidR="00E34487" w:rsidRPr="00BE5BFE" w:rsidDel="00673435">
          <w:rPr>
            <w:color w:val="000000" w:themeColor="text1"/>
            <w:sz w:val="24"/>
            <w:szCs w:val="24"/>
          </w:rPr>
          <w:delText>16 teams</w:delText>
        </w:r>
        <w:r w:rsidRPr="00BE5BFE" w:rsidDel="00673435">
          <w:rPr>
            <w:color w:val="000000" w:themeColor="text1"/>
            <w:sz w:val="24"/>
            <w:szCs w:val="24"/>
          </w:rPr>
          <w:delText xml:space="preserve"> and </w:delText>
        </w:r>
        <w:r w:rsidR="0115BDB9" w:rsidRPr="00BE5BFE" w:rsidDel="00673435">
          <w:rPr>
            <w:color w:val="000000" w:themeColor="text1"/>
            <w:sz w:val="24"/>
            <w:szCs w:val="24"/>
          </w:rPr>
          <w:delText>22 students</w:delText>
        </w:r>
        <w:r w:rsidRPr="00BE5BFE" w:rsidDel="00673435">
          <w:rPr>
            <w:color w:val="000000" w:themeColor="text1"/>
            <w:sz w:val="24"/>
            <w:szCs w:val="24"/>
          </w:rPr>
          <w:delText xml:space="preserve"> participated. </w:delText>
        </w:r>
      </w:del>
      <w:ins w:id="204" w:author="Guzulaityte, Aria" w:date="2025-08-28T15:58:00Z" w16du:dateUtc="2025-08-28T20:58:00Z">
        <w:r w:rsidR="00BE5BFE" w:rsidRPr="00BE5BFE">
          <w:rPr>
            <w:color w:val="000000" w:themeColor="text1"/>
            <w:sz w:val="24"/>
            <w:szCs w:val="24"/>
          </w:rPr>
          <w:t xml:space="preserve">Summer Startup Incubator: 12-week accelerator using Lean </w:t>
        </w:r>
        <w:proofErr w:type="spellStart"/>
        <w:r w:rsidR="00BE5BFE" w:rsidRPr="00BE5BFE">
          <w:rPr>
            <w:color w:val="000000" w:themeColor="text1"/>
            <w:sz w:val="24"/>
            <w:szCs w:val="24"/>
          </w:rPr>
          <w:t>LaunchPad</w:t>
        </w:r>
        <w:proofErr w:type="spellEnd"/>
        <w:r w:rsidR="00BE5BFE" w:rsidRPr="00BE5BFE">
          <w:rPr>
            <w:color w:val="000000" w:themeColor="text1"/>
            <w:sz w:val="24"/>
            <w:szCs w:val="24"/>
          </w:rPr>
          <w:t xml:space="preserve"> methodologies, daily lectures, and weekly pitch sessions advanced 11 team ventures of 14 students</w:t>
        </w:r>
        <w:r w:rsidR="00BE5BFE">
          <w:rPr>
            <w:color w:val="000000" w:themeColor="text1"/>
            <w:sz w:val="24"/>
            <w:szCs w:val="24"/>
          </w:rPr>
          <w:t>.</w:t>
        </w:r>
      </w:ins>
    </w:p>
    <w:p w14:paraId="7B9F0F47" w14:textId="776E2B2E" w:rsidR="00375759" w:rsidRPr="00931DCF" w:rsidDel="00BE5BFE" w:rsidRDefault="00375759">
      <w:pPr>
        <w:pStyle w:val="ListParagraph"/>
        <w:numPr>
          <w:ilvl w:val="2"/>
          <w:numId w:val="3"/>
        </w:numPr>
        <w:rPr>
          <w:del w:id="205" w:author="Guzulaityte, Aria" w:date="2025-08-28T15:58:00Z" w16du:dateUtc="2025-08-28T20:58:00Z"/>
          <w:color w:val="000000" w:themeColor="text1"/>
          <w:sz w:val="24"/>
          <w:szCs w:val="24"/>
          <w:rPrChange w:id="206" w:author="Guzulaityte, Aria" w:date="2025-08-28T16:13:00Z" w16du:dateUtc="2025-08-28T21:13:00Z">
            <w:rPr>
              <w:del w:id="207" w:author="Guzulaityte, Aria" w:date="2025-08-28T15:58:00Z" w16du:dateUtc="2025-08-28T20:58:00Z"/>
            </w:rPr>
          </w:rPrChange>
        </w:rPr>
        <w:pPrChange w:id="208" w:author="Guzulaityte, Aria" w:date="2025-08-28T16:13:00Z" w16du:dateUtc="2025-08-28T21:13:00Z">
          <w:pPr>
            <w:pStyle w:val="ListParagraph"/>
            <w:numPr>
              <w:ilvl w:val="2"/>
              <w:numId w:val="3"/>
            </w:numPr>
            <w:spacing w:after="0" w:line="240" w:lineRule="auto"/>
            <w:ind w:left="1800" w:hanging="360"/>
          </w:pPr>
        </w:pPrChange>
      </w:pPr>
      <w:del w:id="209" w:author="Guzulaityte, Aria" w:date="2025-08-28T15:58:00Z" w16du:dateUtc="2025-08-28T20:58:00Z">
        <w:r w:rsidRPr="00BE5BFE" w:rsidDel="00BE5BFE">
          <w:rPr>
            <w:color w:val="000000" w:themeColor="text1"/>
            <w:sz w:val="24"/>
            <w:szCs w:val="24"/>
            <w:rPrChange w:id="210" w:author="Guzulaityte, Aria" w:date="2025-08-28T15:58:00Z" w16du:dateUtc="2025-08-28T20:58:00Z">
              <w:rPr/>
            </w:rPrChange>
          </w:rPr>
          <w:delText xml:space="preserve">Business plan and pitch competitions – Iowa JPEC hosts and sponsors a variety of ideation, elevator pitch, business model, and business plan competitions for UI students, faculty, and staff. </w:delText>
        </w:r>
      </w:del>
      <w:del w:id="211" w:author="Guzulaityte, Aria" w:date="2025-08-27T09:25:00Z" w16du:dateUtc="2025-08-27T14:25:00Z">
        <w:r w:rsidR="37BDB63D" w:rsidRPr="00BE5BFE" w:rsidDel="00673435">
          <w:rPr>
            <w:color w:val="000000" w:themeColor="text1"/>
            <w:sz w:val="24"/>
            <w:szCs w:val="24"/>
            <w:rPrChange w:id="212" w:author="Guzulaityte, Aria" w:date="2025-08-28T15:58:00Z" w16du:dateUtc="2025-08-28T20:58:00Z">
              <w:rPr/>
            </w:rPrChange>
          </w:rPr>
          <w:delText>During FY24, $431,550 was awarded to start-ups.</w:delText>
        </w:r>
      </w:del>
      <w:ins w:id="213" w:author="Guzulaityte, Aria" w:date="2025-08-28T15:58:00Z" w16du:dateUtc="2025-08-28T20:58:00Z">
        <w:r w:rsidR="00BE5BFE" w:rsidRPr="00BE5BFE">
          <w:rPr>
            <w:color w:val="000000" w:themeColor="text1"/>
            <w:sz w:val="24"/>
            <w:szCs w:val="24"/>
            <w:rPrChange w:id="214" w:author="Guzulaityte, Aria" w:date="2025-08-28T15:58:00Z" w16du:dateUtc="2025-08-28T20:58:00Z">
              <w:rPr/>
            </w:rPrChange>
          </w:rPr>
          <w:t xml:space="preserve"> Business Competitions: $649,900 awarded through campus-wide pitch and business plan competitions to UI students, faculty and </w:t>
        </w:r>
        <w:proofErr w:type="spellStart"/>
        <w:r w:rsidR="00BE5BFE" w:rsidRPr="00BE5BFE">
          <w:rPr>
            <w:color w:val="000000" w:themeColor="text1"/>
            <w:sz w:val="24"/>
            <w:szCs w:val="24"/>
            <w:rPrChange w:id="215" w:author="Guzulaityte, Aria" w:date="2025-08-28T15:58:00Z" w16du:dateUtc="2025-08-28T20:58:00Z">
              <w:rPr/>
            </w:rPrChange>
          </w:rPr>
          <w:t>staff.</w:t>
        </w:r>
      </w:ins>
    </w:p>
    <w:p w14:paraId="201A0E4E" w14:textId="3B3EA5B6" w:rsidR="00375759" w:rsidRPr="00931DCF" w:rsidDel="00931DCF" w:rsidRDefault="00375759" w:rsidP="00931DCF">
      <w:pPr>
        <w:pStyle w:val="ListParagraph"/>
        <w:numPr>
          <w:ilvl w:val="2"/>
          <w:numId w:val="3"/>
        </w:numPr>
        <w:spacing w:after="0" w:line="240" w:lineRule="auto"/>
        <w:ind w:left="1800"/>
        <w:rPr>
          <w:del w:id="216" w:author="Guzulaityte, Aria" w:date="2025-08-28T16:09:00Z" w16du:dateUtc="2025-08-28T21:09:00Z"/>
          <w:rFonts w:cstheme="minorHAnsi"/>
          <w:color w:val="000000" w:themeColor="text1"/>
          <w:sz w:val="24"/>
          <w:szCs w:val="24"/>
          <w:rPrChange w:id="217" w:author="Guzulaityte, Aria" w:date="2025-08-28T16:13:00Z" w16du:dateUtc="2025-08-28T21:13:00Z">
            <w:rPr>
              <w:del w:id="218" w:author="Guzulaityte, Aria" w:date="2025-08-28T16:09:00Z" w16du:dateUtc="2025-08-28T21:09:00Z"/>
            </w:rPr>
          </w:rPrChange>
        </w:rPr>
      </w:pPr>
      <w:r w:rsidRPr="00931DCF">
        <w:rPr>
          <w:rFonts w:cstheme="minorHAnsi"/>
          <w:color w:val="000000" w:themeColor="text1"/>
          <w:sz w:val="24"/>
          <w:szCs w:val="24"/>
          <w:rPrChange w:id="219" w:author="Guzulaityte, Aria" w:date="2025-08-28T16:13:00Z" w16du:dateUtc="2025-08-28T21:13:00Z">
            <w:rPr/>
          </w:rPrChange>
        </w:rPr>
        <w:t>Jacobson</w:t>
      </w:r>
      <w:proofErr w:type="spellEnd"/>
      <w:r w:rsidRPr="00931DCF">
        <w:rPr>
          <w:rFonts w:cstheme="minorHAnsi"/>
          <w:color w:val="000000" w:themeColor="text1"/>
          <w:sz w:val="24"/>
          <w:szCs w:val="24"/>
          <w:rPrChange w:id="220" w:author="Guzulaityte, Aria" w:date="2025-08-28T16:13:00Z" w16du:dateUtc="2025-08-28T21:13:00Z">
            <w:rPr/>
          </w:rPrChange>
        </w:rPr>
        <w:t xml:space="preserve"> Institute for Youth </w:t>
      </w:r>
      <w:r w:rsidRPr="0061465B">
        <w:rPr>
          <w:rFonts w:cstheme="minorHAnsi"/>
          <w:color w:val="000000" w:themeColor="text1"/>
          <w:sz w:val="24"/>
          <w:szCs w:val="24"/>
          <w:rPrChange w:id="221" w:author="Guzulaityte, Aria" w:date="2025-08-29T16:27:00Z" w16du:dateUtc="2025-08-29T21:27:00Z">
            <w:rPr/>
          </w:rPrChange>
        </w:rPr>
        <w:t>Entrepreneurship</w:t>
      </w:r>
      <w:ins w:id="222" w:author="Guzulaityte, Aria" w:date="2025-08-28T16:09:00Z" w16du:dateUtc="2025-08-28T21:09:00Z">
        <w:r w:rsidR="00931DCF" w:rsidRPr="0061465B">
          <w:rPr>
            <w:rFonts w:cstheme="minorHAnsi"/>
            <w:color w:val="000000" w:themeColor="text1"/>
            <w:sz w:val="24"/>
            <w:szCs w:val="24"/>
          </w:rPr>
          <w:t xml:space="preserve">: Delivered </w:t>
        </w:r>
        <w:proofErr w:type="spellStart"/>
        <w:r w:rsidR="00931DCF" w:rsidRPr="0061465B">
          <w:rPr>
            <w:rFonts w:cstheme="minorHAnsi"/>
            <w:color w:val="000000" w:themeColor="text1"/>
            <w:sz w:val="24"/>
            <w:szCs w:val="24"/>
          </w:rPr>
          <w:t>BizInnovator</w:t>
        </w:r>
        <w:proofErr w:type="spellEnd"/>
        <w:r w:rsidR="00931DCF" w:rsidRPr="0061465B">
          <w:rPr>
            <w:rFonts w:cstheme="minorHAnsi"/>
            <w:color w:val="000000" w:themeColor="text1"/>
            <w:sz w:val="24"/>
            <w:szCs w:val="24"/>
          </w:rPr>
          <w:t xml:space="preserve"> curriculum in 3</w:t>
        </w:r>
      </w:ins>
      <w:ins w:id="223" w:author="Guzulaityte, Aria" w:date="2025-08-28T16:11:00Z" w16du:dateUtc="2025-08-28T21:11:00Z">
        <w:r w:rsidR="00931DCF" w:rsidRPr="0061465B">
          <w:rPr>
            <w:rFonts w:cstheme="minorHAnsi"/>
            <w:color w:val="000000" w:themeColor="text1"/>
            <w:sz w:val="24"/>
            <w:szCs w:val="24"/>
          </w:rPr>
          <w:t>4</w:t>
        </w:r>
      </w:ins>
      <w:ins w:id="224" w:author="Guzulaityte, Aria" w:date="2025-08-28T16:09:00Z" w16du:dateUtc="2025-08-28T21:09:00Z">
        <w:r w:rsidR="00931DCF" w:rsidRPr="0061465B">
          <w:rPr>
            <w:rFonts w:cstheme="minorHAnsi"/>
            <w:color w:val="000000" w:themeColor="text1"/>
            <w:sz w:val="24"/>
            <w:szCs w:val="24"/>
          </w:rPr>
          <w:t xml:space="preserve">8 schools nationwide, reaching </w:t>
        </w:r>
      </w:ins>
      <w:ins w:id="225" w:author="Guzulaityte, Aria" w:date="2025-08-28T16:11:00Z" w16du:dateUtc="2025-08-28T21:11:00Z">
        <w:r w:rsidR="00931DCF" w:rsidRPr="0061465B">
          <w:rPr>
            <w:rFonts w:cstheme="minorHAnsi"/>
            <w:color w:val="000000" w:themeColor="text1"/>
            <w:sz w:val="24"/>
            <w:szCs w:val="24"/>
          </w:rPr>
          <w:t>18,628</w:t>
        </w:r>
      </w:ins>
      <w:ins w:id="226" w:author="Guzulaityte, Aria" w:date="2025-08-28T16:09:00Z" w16du:dateUtc="2025-08-28T21:09:00Z">
        <w:r w:rsidR="00931DCF" w:rsidRPr="0061465B">
          <w:rPr>
            <w:rFonts w:cstheme="minorHAnsi"/>
            <w:color w:val="000000" w:themeColor="text1"/>
            <w:sz w:val="24"/>
            <w:szCs w:val="24"/>
          </w:rPr>
          <w:t xml:space="preserve"> students. </w:t>
        </w:r>
      </w:ins>
      <w:del w:id="227" w:author="Guzulaityte, Aria" w:date="2025-08-28T16:09:00Z" w16du:dateUtc="2025-08-28T21:09:00Z">
        <w:r w:rsidRPr="0061465B" w:rsidDel="00931DCF">
          <w:rPr>
            <w:rFonts w:cstheme="minorHAnsi"/>
            <w:color w:val="000000" w:themeColor="text1"/>
            <w:sz w:val="24"/>
            <w:szCs w:val="24"/>
          </w:rPr>
          <w:delText xml:space="preserve"> –</w:delText>
        </w:r>
        <w:r w:rsidRPr="00931DCF" w:rsidDel="00931DCF">
          <w:rPr>
            <w:rFonts w:cstheme="minorHAnsi"/>
            <w:color w:val="000000" w:themeColor="text1"/>
            <w:sz w:val="24"/>
            <w:szCs w:val="24"/>
            <w:rPrChange w:id="228" w:author="Guzulaityte, Aria" w:date="2025-08-28T16:13:00Z" w16du:dateUtc="2025-08-28T21:13:00Z">
              <w:rPr/>
            </w:rPrChange>
          </w:rPr>
          <w:delText xml:space="preserve"> The Jacobson Institute is a comprehensive program that enriches K-12 students’ lives through classroom and practical educational experiences. Programming and impact include:</w:delText>
        </w:r>
      </w:del>
    </w:p>
    <w:p w14:paraId="22A39563" w14:textId="00874522" w:rsidR="00375759" w:rsidRPr="00FF18E4" w:rsidDel="00931DCF" w:rsidRDefault="00375759">
      <w:pPr>
        <w:pStyle w:val="ListParagraph"/>
        <w:numPr>
          <w:ilvl w:val="2"/>
          <w:numId w:val="3"/>
        </w:numPr>
        <w:spacing w:after="0" w:line="240" w:lineRule="auto"/>
        <w:ind w:left="1800"/>
        <w:rPr>
          <w:del w:id="229" w:author="Guzulaityte, Aria" w:date="2025-08-28T16:12:00Z" w16du:dateUtc="2025-08-28T21:12:00Z"/>
          <w:color w:val="000000" w:themeColor="text1"/>
          <w:sz w:val="24"/>
          <w:szCs w:val="24"/>
        </w:rPr>
        <w:pPrChange w:id="230" w:author="Guzulaityte, Aria" w:date="2025-08-28T16:09:00Z" w16du:dateUtc="2025-08-28T21:09:00Z">
          <w:pPr>
            <w:pStyle w:val="ListParagraph"/>
            <w:numPr>
              <w:ilvl w:val="3"/>
              <w:numId w:val="3"/>
            </w:numPr>
            <w:spacing w:after="0" w:line="240" w:lineRule="auto"/>
            <w:ind w:left="2520" w:hanging="360"/>
          </w:pPr>
        </w:pPrChange>
      </w:pPr>
      <w:del w:id="231" w:author="Guzulaityte, Aria" w:date="2025-08-28T16:09:00Z" w16du:dateUtc="2025-08-28T21:09:00Z">
        <w:r w:rsidRPr="3AB77B79" w:rsidDel="00931DCF">
          <w:rPr>
            <w:color w:val="000000" w:themeColor="text1"/>
            <w:sz w:val="24"/>
            <w:szCs w:val="24"/>
          </w:rPr>
          <w:delText xml:space="preserve">BizInnovator Program – Curriculum and teacher training focused on entrepreneurship and business. In FY24, 368 teachers from </w:delText>
        </w:r>
        <w:r w:rsidR="00E34487" w:rsidRPr="3AB77B79" w:rsidDel="00931DCF">
          <w:rPr>
            <w:color w:val="000000" w:themeColor="text1"/>
            <w:sz w:val="24"/>
            <w:szCs w:val="24"/>
          </w:rPr>
          <w:delText>368 schools</w:delText>
        </w:r>
        <w:r w:rsidRPr="3AB77B79" w:rsidDel="00931DCF">
          <w:rPr>
            <w:color w:val="000000" w:themeColor="text1"/>
            <w:sz w:val="24"/>
            <w:szCs w:val="24"/>
          </w:rPr>
          <w:delText xml:space="preserve"> in </w:delText>
        </w:r>
        <w:r w:rsidR="2C70AC11" w:rsidRPr="3AB77B79" w:rsidDel="00931DCF">
          <w:rPr>
            <w:color w:val="000000" w:themeColor="text1"/>
            <w:sz w:val="24"/>
            <w:szCs w:val="24"/>
          </w:rPr>
          <w:delText>40 states</w:delText>
        </w:r>
        <w:r w:rsidRPr="3AB77B79" w:rsidDel="00931DCF">
          <w:rPr>
            <w:color w:val="000000" w:themeColor="text1"/>
            <w:sz w:val="24"/>
            <w:szCs w:val="24"/>
          </w:rPr>
          <w:delText xml:space="preserve"> used the curriculum nationwide and impacted 15,604 students.</w:delText>
        </w:r>
      </w:del>
    </w:p>
    <w:p w14:paraId="78A6C2A4" w14:textId="63970999" w:rsidR="00375759" w:rsidRPr="00EF14F6" w:rsidRDefault="00375759" w:rsidP="00931DCF">
      <w:pPr>
        <w:pStyle w:val="ListParagraph"/>
        <w:numPr>
          <w:ilvl w:val="2"/>
          <w:numId w:val="3"/>
        </w:numPr>
        <w:spacing w:after="0" w:line="240" w:lineRule="auto"/>
        <w:ind w:left="1800"/>
        <w:rPr>
          <w:rFonts w:cstheme="minorHAnsi"/>
          <w:color w:val="000000" w:themeColor="text1"/>
          <w:sz w:val="24"/>
          <w:szCs w:val="24"/>
          <w:rPrChange w:id="232" w:author="Guzulaityte, Aria" w:date="2025-08-28T16:25:00Z" w16du:dateUtc="2025-08-28T21:25:00Z">
            <w:rPr/>
          </w:rPrChange>
        </w:rPr>
      </w:pPr>
      <w:r w:rsidRPr="00931DCF">
        <w:rPr>
          <w:rFonts w:cstheme="minorHAnsi"/>
          <w:color w:val="000000" w:themeColor="text1"/>
          <w:sz w:val="24"/>
          <w:szCs w:val="24"/>
          <w:rPrChange w:id="233" w:author="Guzulaityte, Aria" w:date="2025-08-28T16:12:00Z" w16du:dateUtc="2025-08-28T21:12:00Z">
            <w:rPr/>
          </w:rPrChange>
        </w:rPr>
        <w:t>Alumni-Student Mentoring Program</w:t>
      </w:r>
      <w:ins w:id="234" w:author="Guzulaityte, Aria" w:date="2025-08-28T16:12:00Z" w16du:dateUtc="2025-08-28T21:12:00Z">
        <w:r w:rsidR="00931DCF" w:rsidRPr="00931DCF">
          <w:rPr>
            <w:rFonts w:cstheme="minorHAnsi"/>
            <w:color w:val="000000" w:themeColor="text1"/>
            <w:sz w:val="24"/>
            <w:szCs w:val="24"/>
            <w:rPrChange w:id="235" w:author="Guzulaityte, Aria" w:date="2025-08-28T16:12:00Z" w16du:dateUtc="2025-08-28T21:12:00Z">
              <w:rPr/>
            </w:rPrChange>
          </w:rPr>
          <w:t>:</w:t>
        </w:r>
        <w:r w:rsidR="00931DCF" w:rsidRPr="00931DCF">
          <w:t xml:space="preserve"> </w:t>
        </w:r>
        <w:r w:rsidR="00931DCF" w:rsidRPr="00931DCF">
          <w:rPr>
            <w:rFonts w:cstheme="minorHAnsi"/>
            <w:color w:val="000000" w:themeColor="text1"/>
            <w:sz w:val="24"/>
            <w:szCs w:val="24"/>
            <w:rPrChange w:id="236" w:author="Guzulaityte, Aria" w:date="2025-08-28T16:12:00Z" w16du:dateUtc="2025-08-28T21:12:00Z">
              <w:rPr/>
            </w:rPrChange>
          </w:rPr>
          <w:t xml:space="preserve">Alumni-Student Mentoring: 247 student–alumni mentor pairs enhanced students’ professional growth and entrepreneurial problem-solving skills. </w:t>
        </w:r>
      </w:ins>
      <w:r w:rsidRPr="00931DCF">
        <w:rPr>
          <w:rFonts w:cstheme="minorHAnsi"/>
          <w:color w:val="000000" w:themeColor="text1"/>
          <w:sz w:val="24"/>
          <w:szCs w:val="24"/>
          <w:rPrChange w:id="237" w:author="Guzulaityte, Aria" w:date="2025-08-28T16:12:00Z" w16du:dateUtc="2025-08-28T21:12:00Z">
            <w:rPr/>
          </w:rPrChange>
        </w:rPr>
        <w:t xml:space="preserve"> </w:t>
      </w:r>
      <w:del w:id="238" w:author="Guzulaityte, Aria" w:date="2025-08-28T16:12:00Z" w16du:dateUtc="2025-08-28T21:12:00Z">
        <w:r w:rsidRPr="00931DCF" w:rsidDel="00931DCF">
          <w:rPr>
            <w:rFonts w:cstheme="minorHAnsi"/>
            <w:color w:val="000000" w:themeColor="text1"/>
            <w:sz w:val="24"/>
            <w:szCs w:val="24"/>
            <w:rPrChange w:id="239" w:author="Guzulaityte, Aria" w:date="2025-08-28T16:12:00Z" w16du:dateUtc="2025-08-28T21:12:00Z">
              <w:rPr/>
            </w:rPrChange>
          </w:rPr>
          <w:delText xml:space="preserve">– This program was established to connect entrepreneurship students with esteemed alumni </w:delText>
        </w:r>
        <w:r w:rsidRPr="00EF14F6" w:rsidDel="00931DCF">
          <w:rPr>
            <w:rFonts w:cstheme="minorHAnsi"/>
            <w:color w:val="000000" w:themeColor="text1"/>
            <w:sz w:val="24"/>
            <w:szCs w:val="24"/>
            <w:rPrChange w:id="240" w:author="Guzulaityte, Aria" w:date="2025-08-28T16:25:00Z" w16du:dateUtc="2025-08-28T21:25:00Z">
              <w:rPr/>
            </w:rPrChange>
          </w:rPr>
          <w:delText xml:space="preserve">to enhance students’ professional and personal development for future success. </w:delText>
        </w:r>
        <w:r w:rsidRPr="00EF14F6" w:rsidDel="00931DCF">
          <w:rPr>
            <w:rFonts w:cstheme="minorHAnsi"/>
            <w:color w:val="000000" w:themeColor="text1"/>
            <w:sz w:val="24"/>
            <w:szCs w:val="24"/>
          </w:rPr>
          <w:delText>In FY24, 247 students were paired alumni mentors.</w:delText>
        </w:r>
      </w:del>
    </w:p>
    <w:p w14:paraId="3085F8F4" w14:textId="76C68E94" w:rsidR="00375759" w:rsidRPr="00EF14F6" w:rsidRDefault="00375759">
      <w:pPr>
        <w:pStyle w:val="ListParagraph"/>
        <w:numPr>
          <w:ilvl w:val="2"/>
          <w:numId w:val="3"/>
        </w:numPr>
        <w:rPr>
          <w:color w:val="000000" w:themeColor="text1"/>
          <w:sz w:val="24"/>
          <w:szCs w:val="24"/>
          <w:rPrChange w:id="241" w:author="Guzulaityte, Aria" w:date="2025-08-28T16:25:00Z" w16du:dateUtc="2025-08-28T21:25:00Z">
            <w:rPr/>
          </w:rPrChange>
        </w:rPr>
        <w:pPrChange w:id="242" w:author="Guzulaityte, Aria" w:date="2025-08-28T16:13:00Z" w16du:dateUtc="2025-08-28T21:13:00Z">
          <w:pPr>
            <w:pStyle w:val="ListParagraph"/>
            <w:numPr>
              <w:ilvl w:val="2"/>
              <w:numId w:val="3"/>
            </w:numPr>
            <w:spacing w:after="0" w:line="240" w:lineRule="auto"/>
            <w:ind w:left="1800" w:hanging="360"/>
          </w:pPr>
        </w:pPrChange>
      </w:pPr>
      <w:r w:rsidRPr="00EF14F6">
        <w:rPr>
          <w:color w:val="000000" w:themeColor="text1"/>
          <w:sz w:val="24"/>
          <w:szCs w:val="24"/>
        </w:rPr>
        <w:lastRenderedPageBreak/>
        <w:t>Okoboji Entrepreneurial Institute</w:t>
      </w:r>
      <w:ins w:id="243" w:author="Guzulaityte, Aria" w:date="2025-08-28T16:13:00Z" w16du:dateUtc="2025-08-28T21:13:00Z">
        <w:r w:rsidR="00931DCF" w:rsidRPr="00EF14F6">
          <w:rPr>
            <w:color w:val="000000" w:themeColor="text1"/>
            <w:sz w:val="24"/>
            <w:szCs w:val="24"/>
          </w:rPr>
          <w:t>: Week-long immersion in entrepreneurship</w:t>
        </w:r>
        <w:r w:rsidR="00931DCF" w:rsidRPr="00931DCF">
          <w:rPr>
            <w:color w:val="000000" w:themeColor="text1"/>
            <w:sz w:val="24"/>
            <w:szCs w:val="24"/>
          </w:rPr>
          <w:t xml:space="preserve"> via a partnership with Iowa Lakes Corridor Development and other Iowa universities and colleges; 6 students participated in FY25 for a total of 208 students since inception</w:t>
        </w:r>
      </w:ins>
      <w:del w:id="244" w:author="Guzulaityte, Aria" w:date="2025-08-28T16:13:00Z" w16du:dateUtc="2025-08-28T21:13:00Z">
        <w:r w:rsidRPr="00931DCF" w:rsidDel="00931DCF">
          <w:rPr>
            <w:color w:val="000000" w:themeColor="text1"/>
            <w:sz w:val="24"/>
            <w:szCs w:val="24"/>
            <w:rPrChange w:id="245" w:author="Guzulaityte, Aria" w:date="2025-08-28T16:13:00Z" w16du:dateUtc="2025-08-28T21:13:00Z">
              <w:rPr/>
            </w:rPrChange>
          </w:rPr>
          <w:delText xml:space="preserve"> – Iowa JPEC established the annual, week-long Okoboji Entrepreneurial Institute (OEI) in a partnership among state of Iowa universities and colleges, as well as Iowa Lakes Corridor Development in 2006. To date, this summer program continues to </w:delText>
        </w:r>
        <w:r w:rsidRPr="00EF14F6" w:rsidDel="00931DCF">
          <w:rPr>
            <w:color w:val="000000" w:themeColor="text1"/>
            <w:sz w:val="24"/>
            <w:szCs w:val="24"/>
            <w:rPrChange w:id="246" w:author="Guzulaityte, Aria" w:date="2025-08-28T16:25:00Z" w16du:dateUtc="2025-08-28T21:25:00Z">
              <w:rPr/>
            </w:rPrChange>
          </w:rPr>
          <w:delText xml:space="preserve">provide students with an immersion into entrepreneurship and business strategy and develop an outstanding network of peers and business professionals. </w:delText>
        </w:r>
        <w:r w:rsidRPr="00EF14F6" w:rsidDel="00931DCF">
          <w:rPr>
            <w:color w:val="000000" w:themeColor="text1"/>
            <w:sz w:val="24"/>
            <w:szCs w:val="24"/>
          </w:rPr>
          <w:delText>In FY</w:delText>
        </w:r>
        <w:r w:rsidR="08C022C0" w:rsidRPr="00EF14F6" w:rsidDel="00931DCF">
          <w:rPr>
            <w:color w:val="000000" w:themeColor="text1"/>
            <w:sz w:val="24"/>
            <w:szCs w:val="24"/>
          </w:rPr>
          <w:delText>2</w:delText>
        </w:r>
      </w:del>
      <w:del w:id="247" w:author="Guzulaityte, Aria" w:date="2025-08-27T09:27:00Z" w16du:dateUtc="2025-08-27T14:27:00Z">
        <w:r w:rsidR="08C022C0" w:rsidRPr="00EF14F6" w:rsidDel="00673435">
          <w:rPr>
            <w:color w:val="000000" w:themeColor="text1"/>
            <w:sz w:val="24"/>
            <w:szCs w:val="24"/>
          </w:rPr>
          <w:delText>4</w:delText>
        </w:r>
      </w:del>
      <w:del w:id="248" w:author="Guzulaityte, Aria" w:date="2025-08-28T16:13:00Z" w16du:dateUtc="2025-08-28T21:13:00Z">
        <w:r w:rsidR="08C022C0" w:rsidRPr="00EF14F6" w:rsidDel="00931DCF">
          <w:rPr>
            <w:color w:val="000000" w:themeColor="text1"/>
            <w:sz w:val="24"/>
            <w:szCs w:val="24"/>
          </w:rPr>
          <w:delText>,</w:delText>
        </w:r>
        <w:r w:rsidRPr="00EF14F6" w:rsidDel="00931DCF">
          <w:rPr>
            <w:color w:val="000000" w:themeColor="text1"/>
            <w:sz w:val="24"/>
            <w:szCs w:val="24"/>
          </w:rPr>
          <w:delText xml:space="preserve"> </w:delText>
        </w:r>
      </w:del>
      <w:del w:id="249" w:author="Guzulaityte, Aria" w:date="2025-08-27T09:27:00Z" w16du:dateUtc="2025-08-27T14:27:00Z">
        <w:r w:rsidR="627F096B" w:rsidRPr="00EF14F6" w:rsidDel="00673435">
          <w:rPr>
            <w:color w:val="000000" w:themeColor="text1"/>
            <w:sz w:val="24"/>
            <w:szCs w:val="24"/>
          </w:rPr>
          <w:delText>9</w:delText>
        </w:r>
      </w:del>
      <w:del w:id="250" w:author="Guzulaityte, Aria" w:date="2025-08-28T16:13:00Z" w16du:dateUtc="2025-08-28T21:13:00Z">
        <w:r w:rsidR="627F096B" w:rsidRPr="00EF14F6" w:rsidDel="00931DCF">
          <w:rPr>
            <w:color w:val="000000" w:themeColor="text1"/>
            <w:sz w:val="24"/>
            <w:szCs w:val="24"/>
          </w:rPr>
          <w:delText xml:space="preserve"> students</w:delText>
        </w:r>
        <w:r w:rsidRPr="00EF14F6" w:rsidDel="00931DCF">
          <w:rPr>
            <w:color w:val="000000" w:themeColor="text1"/>
            <w:sz w:val="24"/>
            <w:szCs w:val="24"/>
          </w:rPr>
          <w:delText xml:space="preserve"> participated for a total of </w:delText>
        </w:r>
        <w:r w:rsidR="415905D8" w:rsidRPr="00EF14F6" w:rsidDel="00931DCF">
          <w:rPr>
            <w:color w:val="000000" w:themeColor="text1"/>
            <w:sz w:val="24"/>
            <w:szCs w:val="24"/>
          </w:rPr>
          <w:delText>208 since</w:delText>
        </w:r>
        <w:r w:rsidRPr="00EF14F6" w:rsidDel="00931DCF">
          <w:rPr>
            <w:color w:val="000000" w:themeColor="text1"/>
            <w:sz w:val="24"/>
            <w:szCs w:val="24"/>
          </w:rPr>
          <w:delText xml:space="preserve"> inception.</w:delText>
        </w:r>
      </w:del>
    </w:p>
    <w:p w14:paraId="1EAC675C" w14:textId="4A5D7FD8" w:rsidR="00375759" w:rsidDel="00931DCF" w:rsidRDefault="00375759" w:rsidP="00375759">
      <w:pPr>
        <w:pStyle w:val="ListParagraph"/>
        <w:numPr>
          <w:ilvl w:val="2"/>
          <w:numId w:val="3"/>
        </w:numPr>
        <w:spacing w:after="0" w:line="240" w:lineRule="auto"/>
        <w:ind w:left="1800"/>
        <w:rPr>
          <w:del w:id="251" w:author="Guzulaityte, Aria" w:date="2025-08-28T16:14:00Z" w16du:dateUtc="2025-08-28T21:14:00Z"/>
          <w:rFonts w:cstheme="minorHAnsi"/>
          <w:color w:val="000000" w:themeColor="text1"/>
          <w:sz w:val="24"/>
          <w:szCs w:val="24"/>
        </w:rPr>
      </w:pPr>
      <w:r w:rsidRPr="00B7200A">
        <w:rPr>
          <w:rFonts w:cstheme="minorHAnsi"/>
          <w:color w:val="000000" w:themeColor="text1"/>
          <w:sz w:val="24"/>
          <w:szCs w:val="24"/>
        </w:rPr>
        <w:t>Student Organizations</w:t>
      </w:r>
      <w:ins w:id="252" w:author="Guzulaityte, Aria" w:date="2025-08-28T16:13:00Z" w16du:dateUtc="2025-08-28T21:13:00Z">
        <w:r w:rsidR="00931DCF">
          <w:rPr>
            <w:rFonts w:cstheme="minorHAnsi"/>
            <w:color w:val="000000" w:themeColor="text1"/>
            <w:sz w:val="24"/>
            <w:szCs w:val="24"/>
          </w:rPr>
          <w:t xml:space="preserve">: </w:t>
        </w:r>
        <w:r w:rsidR="00931DCF" w:rsidRPr="00931DCF">
          <w:rPr>
            <w:rFonts w:cstheme="minorHAnsi"/>
            <w:color w:val="000000" w:themeColor="text1"/>
            <w:sz w:val="24"/>
            <w:szCs w:val="24"/>
          </w:rPr>
          <w:t>Entrepreneurial Honors Society Sigma Nu Tau supported 14 active members in FY25.</w:t>
        </w:r>
      </w:ins>
      <w:r w:rsidRPr="00B7200A">
        <w:rPr>
          <w:rFonts w:cstheme="minorHAnsi"/>
          <w:color w:val="000000" w:themeColor="text1"/>
          <w:sz w:val="24"/>
          <w:szCs w:val="24"/>
        </w:rPr>
        <w:t xml:space="preserve"> </w:t>
      </w:r>
      <w:del w:id="253" w:author="Guzulaityte, Aria" w:date="2025-08-28T16:13:00Z" w16du:dateUtc="2025-08-28T21:13:00Z">
        <w:r w:rsidRPr="00B7200A" w:rsidDel="00931DCF">
          <w:rPr>
            <w:rFonts w:cstheme="minorHAnsi"/>
            <w:color w:val="000000" w:themeColor="text1"/>
            <w:sz w:val="24"/>
            <w:szCs w:val="24"/>
          </w:rPr>
          <w:delText>– Several campus-wide clubs and organizations focused on entrepreneurship are sponsored by Iowa JPEC.</w:delText>
        </w:r>
      </w:del>
    </w:p>
    <w:p w14:paraId="4F76650C" w14:textId="77777777" w:rsidR="00931DCF" w:rsidRDefault="00931DCF">
      <w:pPr>
        <w:pStyle w:val="ListParagraph"/>
        <w:spacing w:after="0" w:line="240" w:lineRule="auto"/>
        <w:ind w:left="1800"/>
        <w:rPr>
          <w:ins w:id="254" w:author="Guzulaityte, Aria" w:date="2025-08-28T16:14:00Z" w16du:dateUtc="2025-08-28T21:14:00Z"/>
          <w:rFonts w:cstheme="minorHAnsi"/>
          <w:color w:val="000000" w:themeColor="text1"/>
          <w:sz w:val="24"/>
          <w:szCs w:val="24"/>
        </w:rPr>
        <w:pPrChange w:id="255" w:author="Guzulaityte, Aria" w:date="2025-08-28T16:14:00Z" w16du:dateUtc="2025-08-28T21:14:00Z">
          <w:pPr>
            <w:pStyle w:val="ListParagraph"/>
            <w:numPr>
              <w:ilvl w:val="2"/>
              <w:numId w:val="3"/>
            </w:numPr>
            <w:spacing w:after="0" w:line="240" w:lineRule="auto"/>
            <w:ind w:left="1800" w:hanging="360"/>
          </w:pPr>
        </w:pPrChange>
      </w:pPr>
    </w:p>
    <w:p w14:paraId="3D14CB9B" w14:textId="29CF1F17" w:rsidR="00931DCF" w:rsidRPr="00931DCF" w:rsidRDefault="00931DCF">
      <w:pPr>
        <w:pStyle w:val="ListParagraph"/>
        <w:spacing w:after="0" w:line="240" w:lineRule="auto"/>
        <w:ind w:left="1800"/>
        <w:rPr>
          <w:ins w:id="256" w:author="Guzulaityte, Aria" w:date="2025-08-28T16:13:00Z" w16du:dateUtc="2025-08-28T21:13:00Z"/>
          <w:rFonts w:cstheme="minorHAnsi"/>
          <w:b/>
          <w:bCs/>
          <w:color w:val="000000" w:themeColor="text1"/>
          <w:sz w:val="24"/>
          <w:szCs w:val="24"/>
          <w:rPrChange w:id="257" w:author="Guzulaityte, Aria" w:date="2025-08-28T16:14:00Z" w16du:dateUtc="2025-08-28T21:14:00Z">
            <w:rPr>
              <w:ins w:id="258" w:author="Guzulaityte, Aria" w:date="2025-08-28T16:13:00Z" w16du:dateUtc="2025-08-28T21:13:00Z"/>
            </w:rPr>
          </w:rPrChange>
        </w:rPr>
        <w:pPrChange w:id="259" w:author="Guzulaityte, Aria" w:date="2025-08-28T16:14:00Z" w16du:dateUtc="2025-08-28T21:14:00Z">
          <w:pPr>
            <w:pStyle w:val="ListParagraph"/>
            <w:numPr>
              <w:ilvl w:val="2"/>
              <w:numId w:val="3"/>
            </w:numPr>
            <w:spacing w:after="0" w:line="240" w:lineRule="auto"/>
            <w:ind w:left="1800" w:hanging="360"/>
          </w:pPr>
        </w:pPrChange>
      </w:pPr>
      <w:ins w:id="260" w:author="Guzulaityte, Aria" w:date="2025-08-28T16:14:00Z" w16du:dateUtc="2025-08-28T21:14:00Z">
        <w:r w:rsidRPr="00931DCF">
          <w:rPr>
            <w:rFonts w:cstheme="minorHAnsi"/>
            <w:b/>
            <w:bCs/>
            <w:color w:val="000000" w:themeColor="text1"/>
            <w:sz w:val="24"/>
            <w:szCs w:val="24"/>
            <w:rPrChange w:id="261" w:author="Guzulaityte, Aria" w:date="2025-08-28T16:14:00Z" w16du:dateUtc="2025-08-28T21:14:00Z">
              <w:rPr/>
            </w:rPrChange>
          </w:rPr>
          <w:t>St</w:t>
        </w:r>
        <w:r>
          <w:rPr>
            <w:rFonts w:cstheme="minorHAnsi"/>
            <w:b/>
            <w:bCs/>
            <w:color w:val="000000" w:themeColor="text1"/>
            <w:sz w:val="24"/>
            <w:szCs w:val="24"/>
          </w:rPr>
          <w:t>atewide</w:t>
        </w:r>
        <w:r w:rsidRPr="00931DCF">
          <w:rPr>
            <w:rFonts w:cstheme="minorHAnsi"/>
            <w:b/>
            <w:bCs/>
            <w:color w:val="000000" w:themeColor="text1"/>
            <w:sz w:val="24"/>
            <w:szCs w:val="24"/>
            <w:rPrChange w:id="262" w:author="Guzulaityte, Aria" w:date="2025-08-28T16:14:00Z" w16du:dateUtc="2025-08-28T21:14:00Z">
              <w:rPr/>
            </w:rPrChange>
          </w:rPr>
          <w:t xml:space="preserve"> Entrepreneurship</w:t>
        </w:r>
      </w:ins>
    </w:p>
    <w:p w14:paraId="5705E92C" w14:textId="592FB882" w:rsidR="00375759" w:rsidRPr="00931DCF" w:rsidDel="00931DCF" w:rsidRDefault="00375759">
      <w:pPr>
        <w:pStyle w:val="ListParagraph"/>
        <w:numPr>
          <w:ilvl w:val="2"/>
          <w:numId w:val="3"/>
        </w:numPr>
        <w:rPr>
          <w:del w:id="263" w:author="Guzulaityte, Aria" w:date="2025-08-28T16:15:00Z" w16du:dateUtc="2025-08-28T21:15:00Z"/>
          <w:rFonts w:cstheme="minorHAnsi"/>
          <w:color w:val="000000" w:themeColor="text1"/>
          <w:sz w:val="24"/>
          <w:szCs w:val="24"/>
          <w:rPrChange w:id="264" w:author="Guzulaityte, Aria" w:date="2025-08-28T16:15:00Z" w16du:dateUtc="2025-08-28T21:15:00Z">
            <w:rPr>
              <w:del w:id="265" w:author="Guzulaityte, Aria" w:date="2025-08-28T16:15:00Z" w16du:dateUtc="2025-08-28T21:15:00Z"/>
            </w:rPr>
          </w:rPrChange>
        </w:rPr>
        <w:pPrChange w:id="266" w:author="Guzulaityte, Aria" w:date="2025-08-28T16:15:00Z" w16du:dateUtc="2025-08-28T21:15:00Z">
          <w:pPr>
            <w:pStyle w:val="ListParagraph"/>
            <w:numPr>
              <w:ilvl w:val="2"/>
              <w:numId w:val="3"/>
            </w:numPr>
            <w:spacing w:after="0" w:line="240" w:lineRule="auto"/>
            <w:ind w:left="1800" w:hanging="360"/>
          </w:pPr>
        </w:pPrChange>
      </w:pPr>
      <w:del w:id="267" w:author="Guzulaityte, Aria" w:date="2025-08-28T16:15:00Z" w16du:dateUtc="2025-08-28T21:15:00Z">
        <w:r w:rsidRPr="00931DCF" w:rsidDel="00931DCF">
          <w:rPr>
            <w:rFonts w:cstheme="minorHAnsi"/>
            <w:color w:val="000000" w:themeColor="text1"/>
            <w:sz w:val="24"/>
            <w:szCs w:val="24"/>
          </w:rPr>
          <w:delText xml:space="preserve">Venture School Entrepreneurial Training Program – Iowa JPEC offers an immersive “Lean LaunchPad”, business model canvas, seven-week boot camp training program named Venture School to accelerate start-ups. Venture School is offered in multiple locations across Iowa. The program emphasizes real-world entrepreneurship through experiential learning, a flipped classroom, and immediate feedback. During </w:delText>
        </w:r>
      </w:del>
      <w:del w:id="268" w:author="Guzulaityte, Aria" w:date="2025-08-27T09:28:00Z" w16du:dateUtc="2025-08-27T14:28:00Z">
        <w:r w:rsidRPr="00931DCF" w:rsidDel="00673435">
          <w:rPr>
            <w:rFonts w:cstheme="minorHAnsi"/>
            <w:color w:val="000000" w:themeColor="text1"/>
            <w:sz w:val="24"/>
            <w:szCs w:val="24"/>
          </w:rPr>
          <w:delText>FY24</w:delText>
        </w:r>
      </w:del>
      <w:del w:id="269" w:author="Guzulaityte, Aria" w:date="2025-08-28T16:15:00Z" w16du:dateUtc="2025-08-28T21:15:00Z">
        <w:r w:rsidRPr="00931DCF" w:rsidDel="00931DCF">
          <w:rPr>
            <w:rFonts w:cstheme="minorHAnsi"/>
            <w:color w:val="000000" w:themeColor="text1"/>
            <w:sz w:val="24"/>
            <w:szCs w:val="24"/>
          </w:rPr>
          <w:delText xml:space="preserve">, workshops were offered in Mason City, Iowa City/Cedar Rapids, Des Moines, Dubuque, Quad Cities, </w:delText>
        </w:r>
      </w:del>
      <w:del w:id="270" w:author="Guzulaityte, Aria" w:date="2025-08-27T09:28:00Z" w16du:dateUtc="2025-08-27T14:28:00Z">
        <w:r w:rsidRPr="00931DCF" w:rsidDel="00673435">
          <w:rPr>
            <w:rFonts w:cstheme="minorHAnsi"/>
            <w:color w:val="000000" w:themeColor="text1"/>
            <w:sz w:val="24"/>
            <w:szCs w:val="24"/>
          </w:rPr>
          <w:delText>Sioux City</w:delText>
        </w:r>
      </w:del>
      <w:del w:id="271" w:author="Guzulaityte, Aria" w:date="2025-08-28T16:15:00Z" w16du:dateUtc="2025-08-28T21:15:00Z">
        <w:r w:rsidRPr="00931DCF" w:rsidDel="00931DCF">
          <w:rPr>
            <w:rFonts w:cstheme="minorHAnsi"/>
            <w:color w:val="000000" w:themeColor="text1"/>
            <w:sz w:val="24"/>
            <w:szCs w:val="24"/>
          </w:rPr>
          <w:delText xml:space="preserve">, and virtually. </w:delText>
        </w:r>
      </w:del>
      <w:del w:id="272" w:author="Guzulaityte, Aria" w:date="2025-08-27T09:28:00Z" w16du:dateUtc="2025-08-27T14:28:00Z">
        <w:r w:rsidRPr="00931DCF" w:rsidDel="00673435">
          <w:rPr>
            <w:rFonts w:cstheme="minorHAnsi"/>
            <w:color w:val="000000" w:themeColor="text1"/>
            <w:sz w:val="24"/>
            <w:szCs w:val="24"/>
          </w:rPr>
          <w:delText xml:space="preserve">There were </w:delText>
        </w:r>
        <w:r w:rsidR="00E34487" w:rsidRPr="00931DCF" w:rsidDel="00673435">
          <w:rPr>
            <w:rFonts w:cstheme="minorHAnsi"/>
            <w:color w:val="000000" w:themeColor="text1"/>
            <w:sz w:val="24"/>
            <w:szCs w:val="24"/>
          </w:rPr>
          <w:delText>60 startups</w:delText>
        </w:r>
        <w:r w:rsidRPr="00931DCF" w:rsidDel="00673435">
          <w:rPr>
            <w:rFonts w:cstheme="minorHAnsi"/>
            <w:color w:val="000000" w:themeColor="text1"/>
            <w:sz w:val="24"/>
            <w:szCs w:val="24"/>
          </w:rPr>
          <w:delText xml:space="preserve"> made up of </w:delText>
        </w:r>
        <w:r w:rsidR="00E34487" w:rsidRPr="00931DCF" w:rsidDel="00673435">
          <w:rPr>
            <w:rFonts w:cstheme="minorHAnsi"/>
            <w:color w:val="000000" w:themeColor="text1"/>
            <w:sz w:val="24"/>
            <w:szCs w:val="24"/>
          </w:rPr>
          <w:delText>67 entrepreneurs</w:delText>
        </w:r>
        <w:r w:rsidRPr="00931DCF" w:rsidDel="00673435">
          <w:rPr>
            <w:rFonts w:cstheme="minorHAnsi"/>
            <w:color w:val="000000" w:themeColor="text1"/>
            <w:sz w:val="24"/>
            <w:szCs w:val="24"/>
          </w:rPr>
          <w:delText>.</w:delText>
        </w:r>
      </w:del>
      <w:ins w:id="273" w:author="Guzulaityte, Aria" w:date="2025-08-28T16:15:00Z" w16du:dateUtc="2025-08-28T21:15:00Z">
        <w:r w:rsidR="00931DCF" w:rsidRPr="00931DCF">
          <w:rPr>
            <w:rFonts w:cstheme="minorHAnsi"/>
            <w:color w:val="000000" w:themeColor="text1"/>
            <w:sz w:val="24"/>
            <w:szCs w:val="24"/>
          </w:rPr>
          <w:t xml:space="preserve"> Venture School: Lean </w:t>
        </w:r>
        <w:proofErr w:type="spellStart"/>
        <w:r w:rsidR="00931DCF" w:rsidRPr="00931DCF">
          <w:rPr>
            <w:rFonts w:cstheme="minorHAnsi"/>
            <w:color w:val="000000" w:themeColor="text1"/>
            <w:sz w:val="24"/>
            <w:szCs w:val="24"/>
          </w:rPr>
          <w:t>LaunchPad</w:t>
        </w:r>
        <w:proofErr w:type="spellEnd"/>
        <w:r w:rsidR="00931DCF" w:rsidRPr="00931DCF">
          <w:rPr>
            <w:rFonts w:cstheme="minorHAnsi"/>
            <w:color w:val="000000" w:themeColor="text1"/>
            <w:sz w:val="24"/>
            <w:szCs w:val="24"/>
          </w:rPr>
          <w:t>-based training offered statewide; 67 startups made up of 86 entrepreneurs received 3,283 hours of mentoring in FY25. Locations included Mason City, Iowa City/Cedar Rapids, Des Moines, Dubuque, Quad Cities, and virtually.</w:t>
        </w:r>
      </w:ins>
    </w:p>
    <w:p w14:paraId="18CF1208" w14:textId="0960F9B7" w:rsidR="00375759" w:rsidRPr="00EF14F6" w:rsidDel="00EF14F6" w:rsidRDefault="00375759">
      <w:pPr>
        <w:pStyle w:val="ListParagraph"/>
        <w:numPr>
          <w:ilvl w:val="2"/>
          <w:numId w:val="3"/>
        </w:numPr>
        <w:rPr>
          <w:del w:id="274" w:author="Guzulaityte, Aria" w:date="2025-08-28T16:17:00Z" w16du:dateUtc="2025-08-28T21:17:00Z"/>
          <w:rFonts w:cstheme="minorHAnsi"/>
          <w:color w:val="000000" w:themeColor="text1"/>
          <w:sz w:val="24"/>
          <w:szCs w:val="24"/>
          <w:rPrChange w:id="275" w:author="Guzulaityte, Aria" w:date="2025-08-28T16:17:00Z" w16du:dateUtc="2025-08-28T21:17:00Z">
            <w:rPr>
              <w:del w:id="276" w:author="Guzulaityte, Aria" w:date="2025-08-28T16:17:00Z" w16du:dateUtc="2025-08-28T21:17:00Z"/>
            </w:rPr>
          </w:rPrChange>
        </w:rPr>
        <w:pPrChange w:id="277" w:author="Guzulaityte, Aria" w:date="2025-08-28T16:17:00Z" w16du:dateUtc="2025-08-28T21:17:00Z">
          <w:pPr>
            <w:pStyle w:val="ListParagraph"/>
            <w:numPr>
              <w:ilvl w:val="2"/>
              <w:numId w:val="3"/>
            </w:numPr>
            <w:spacing w:after="0" w:line="240" w:lineRule="auto"/>
            <w:ind w:left="1800" w:hanging="360"/>
          </w:pPr>
        </w:pPrChange>
      </w:pPr>
      <w:del w:id="278" w:author="Guzulaityte, Aria" w:date="2025-08-28T16:17:00Z" w16du:dateUtc="2025-08-28T21:17:00Z">
        <w:r w:rsidRPr="00EF14F6" w:rsidDel="00EF14F6">
          <w:rPr>
            <w:rFonts w:cstheme="minorHAnsi"/>
            <w:color w:val="000000" w:themeColor="text1"/>
            <w:sz w:val="24"/>
            <w:szCs w:val="24"/>
          </w:rPr>
          <w:delText xml:space="preserve">UI Small Business Development Center – The UI hosts an SBDC that serves a five-county area (Cedar, Johnson, Iowa, Poweshiek, and Washington counties). During </w:delText>
        </w:r>
      </w:del>
      <w:del w:id="279" w:author="Guzulaityte, Aria" w:date="2025-08-27T09:29:00Z" w16du:dateUtc="2025-08-27T14:29:00Z">
        <w:r w:rsidRPr="00EF14F6" w:rsidDel="00673435">
          <w:rPr>
            <w:rFonts w:cstheme="minorHAnsi"/>
            <w:color w:val="000000" w:themeColor="text1"/>
            <w:sz w:val="24"/>
            <w:szCs w:val="24"/>
          </w:rPr>
          <w:delText>FY</w:delText>
        </w:r>
        <w:r w:rsidR="00E34487" w:rsidRPr="00EF14F6" w:rsidDel="00673435">
          <w:rPr>
            <w:rFonts w:cstheme="minorHAnsi"/>
            <w:color w:val="000000" w:themeColor="text1"/>
            <w:sz w:val="24"/>
            <w:szCs w:val="24"/>
          </w:rPr>
          <w:delText>24</w:delText>
        </w:r>
      </w:del>
      <w:del w:id="280" w:author="Guzulaityte, Aria" w:date="2025-08-28T16:17:00Z" w16du:dateUtc="2025-08-28T21:17:00Z">
        <w:r w:rsidR="00E34487" w:rsidRPr="00EF14F6" w:rsidDel="00EF14F6">
          <w:rPr>
            <w:rFonts w:cstheme="minorHAnsi"/>
            <w:color w:val="000000" w:themeColor="text1"/>
            <w:sz w:val="24"/>
            <w:szCs w:val="24"/>
          </w:rPr>
          <w:delText>,</w:delText>
        </w:r>
        <w:r w:rsidRPr="00EF14F6" w:rsidDel="00EF14F6">
          <w:rPr>
            <w:rFonts w:cstheme="minorHAnsi"/>
            <w:color w:val="000000" w:themeColor="text1"/>
            <w:sz w:val="24"/>
            <w:szCs w:val="24"/>
          </w:rPr>
          <w:delText xml:space="preserve"> the UI SBDC served </w:delText>
        </w:r>
      </w:del>
      <w:del w:id="281" w:author="Guzulaityte, Aria" w:date="2025-08-27T09:29:00Z" w16du:dateUtc="2025-08-27T14:29:00Z">
        <w:r w:rsidR="00E34487" w:rsidRPr="00EF14F6" w:rsidDel="00673435">
          <w:rPr>
            <w:rFonts w:cstheme="minorHAnsi"/>
            <w:color w:val="000000" w:themeColor="text1"/>
            <w:sz w:val="24"/>
            <w:szCs w:val="24"/>
          </w:rPr>
          <w:delText>325</w:delText>
        </w:r>
      </w:del>
      <w:del w:id="282" w:author="Guzulaityte, Aria" w:date="2025-08-28T16:17:00Z" w16du:dateUtc="2025-08-28T21:17:00Z">
        <w:r w:rsidR="00E34487" w:rsidRPr="00EF14F6" w:rsidDel="00EF14F6">
          <w:rPr>
            <w:rFonts w:cstheme="minorHAnsi"/>
            <w:color w:val="000000" w:themeColor="text1"/>
            <w:sz w:val="24"/>
            <w:szCs w:val="24"/>
          </w:rPr>
          <w:delText xml:space="preserve"> </w:delText>
        </w:r>
      </w:del>
      <w:del w:id="283" w:author="Guzulaityte, Aria" w:date="2025-08-27T09:30:00Z" w16du:dateUtc="2025-08-27T14:30:00Z">
        <w:r w:rsidR="00E34487" w:rsidRPr="00EF14F6" w:rsidDel="00673435">
          <w:rPr>
            <w:rFonts w:cstheme="minorHAnsi"/>
            <w:color w:val="000000" w:themeColor="text1"/>
            <w:sz w:val="24"/>
            <w:szCs w:val="24"/>
          </w:rPr>
          <w:delText>start</w:delText>
        </w:r>
        <w:r w:rsidRPr="00EF14F6" w:rsidDel="00673435">
          <w:rPr>
            <w:rFonts w:cstheme="minorHAnsi"/>
            <w:color w:val="000000" w:themeColor="text1"/>
            <w:sz w:val="24"/>
            <w:szCs w:val="24"/>
          </w:rPr>
          <w:delText xml:space="preserve">-ups and small businesses. </w:delText>
        </w:r>
      </w:del>
      <w:del w:id="284" w:author="Guzulaityte, Aria" w:date="2025-08-28T16:17:00Z" w16du:dateUtc="2025-08-28T21:17:00Z">
        <w:r w:rsidRPr="00EF14F6" w:rsidDel="00EF14F6">
          <w:rPr>
            <w:rFonts w:cstheme="minorHAnsi"/>
            <w:color w:val="000000" w:themeColor="text1"/>
            <w:sz w:val="24"/>
            <w:szCs w:val="24"/>
          </w:rPr>
          <w:delText xml:space="preserve">This contributed to the creation of </w:delText>
        </w:r>
      </w:del>
      <w:del w:id="285" w:author="Guzulaityte, Aria" w:date="2025-08-27T09:30:00Z" w16du:dateUtc="2025-08-27T14:30:00Z">
        <w:r w:rsidR="00E34487" w:rsidRPr="00EF14F6" w:rsidDel="00673435">
          <w:rPr>
            <w:rFonts w:cstheme="minorHAnsi"/>
            <w:color w:val="000000" w:themeColor="text1"/>
            <w:sz w:val="24"/>
            <w:szCs w:val="24"/>
          </w:rPr>
          <w:delText>112</w:delText>
        </w:r>
      </w:del>
      <w:del w:id="286" w:author="Guzulaityte, Aria" w:date="2025-08-28T16:17:00Z" w16du:dateUtc="2025-08-28T21:17:00Z">
        <w:r w:rsidR="00E34487" w:rsidRPr="00EF14F6" w:rsidDel="00EF14F6">
          <w:rPr>
            <w:rFonts w:cstheme="minorHAnsi"/>
            <w:color w:val="000000" w:themeColor="text1"/>
            <w:sz w:val="24"/>
            <w:szCs w:val="24"/>
          </w:rPr>
          <w:delText xml:space="preserve"> jobs</w:delText>
        </w:r>
        <w:r w:rsidRPr="00EF14F6" w:rsidDel="00EF14F6">
          <w:rPr>
            <w:rFonts w:cstheme="minorHAnsi"/>
            <w:color w:val="000000" w:themeColor="text1"/>
            <w:sz w:val="24"/>
            <w:szCs w:val="24"/>
          </w:rPr>
          <w:delText xml:space="preserve"> and </w:delText>
        </w:r>
      </w:del>
      <w:del w:id="287" w:author="Guzulaityte, Aria" w:date="2025-08-27T09:30:00Z" w16du:dateUtc="2025-08-27T14:30:00Z">
        <w:r w:rsidRPr="00EF14F6" w:rsidDel="00673435">
          <w:rPr>
            <w:rFonts w:cstheme="minorHAnsi"/>
            <w:color w:val="000000" w:themeColor="text1"/>
            <w:sz w:val="24"/>
            <w:szCs w:val="24"/>
          </w:rPr>
          <w:delText xml:space="preserve">$13,728,922 </w:delText>
        </w:r>
      </w:del>
      <w:del w:id="288" w:author="Guzulaityte, Aria" w:date="2025-08-28T16:17:00Z" w16du:dateUtc="2025-08-28T21:17:00Z">
        <w:r w:rsidRPr="00EF14F6" w:rsidDel="00EF14F6">
          <w:rPr>
            <w:rFonts w:cstheme="minorHAnsi"/>
            <w:color w:val="000000" w:themeColor="text1"/>
            <w:sz w:val="24"/>
            <w:szCs w:val="24"/>
          </w:rPr>
          <w:delText>in equity being raised.</w:delText>
        </w:r>
      </w:del>
      <w:ins w:id="289" w:author="Guzulaityte, Aria" w:date="2025-08-28T16:17:00Z" w16du:dateUtc="2025-08-28T21:17:00Z">
        <w:r w:rsidR="00EF14F6" w:rsidRPr="00EF14F6">
          <w:rPr>
            <w:rFonts w:cstheme="minorHAnsi"/>
            <w:color w:val="000000" w:themeColor="text1"/>
            <w:sz w:val="24"/>
            <w:szCs w:val="24"/>
          </w:rPr>
          <w:t xml:space="preserve"> UI Small Business Development Center (SBDC): Served 414 clients, 12 new businesses, across 5 counties (Cedar, Johnson, Iowa, Poweshiek, and Washington); resulting in $7.98M in equity raised, $15.5M sales growth, and creation of 48 </w:t>
        </w:r>
        <w:proofErr w:type="spellStart"/>
        <w:r w:rsidR="00EF14F6" w:rsidRPr="00EF14F6">
          <w:rPr>
            <w:rFonts w:cstheme="minorHAnsi"/>
            <w:color w:val="000000" w:themeColor="text1"/>
            <w:sz w:val="24"/>
            <w:szCs w:val="24"/>
          </w:rPr>
          <w:t>jobs.</w:t>
        </w:r>
      </w:ins>
    </w:p>
    <w:p w14:paraId="5AF3769A" w14:textId="3E745A60" w:rsidR="00375759" w:rsidRPr="00EF14F6" w:rsidDel="00EF14F6" w:rsidRDefault="00375759">
      <w:pPr>
        <w:pStyle w:val="ListParagraph"/>
        <w:numPr>
          <w:ilvl w:val="2"/>
          <w:numId w:val="3"/>
        </w:numPr>
        <w:rPr>
          <w:del w:id="290" w:author="Guzulaityte, Aria" w:date="2025-08-28T16:17:00Z" w16du:dateUtc="2025-08-28T21:17:00Z"/>
          <w:rFonts w:cstheme="minorHAnsi"/>
          <w:color w:val="000000" w:themeColor="text1"/>
          <w:sz w:val="24"/>
          <w:szCs w:val="24"/>
          <w:rPrChange w:id="291" w:author="Guzulaityte, Aria" w:date="2025-08-28T16:18:00Z" w16du:dateUtc="2025-08-28T21:18:00Z">
            <w:rPr>
              <w:del w:id="292" w:author="Guzulaityte, Aria" w:date="2025-08-28T16:17:00Z" w16du:dateUtc="2025-08-28T21:17:00Z"/>
            </w:rPr>
          </w:rPrChange>
        </w:rPr>
        <w:pPrChange w:id="293" w:author="Guzulaityte, Aria" w:date="2025-08-28T16:18:00Z" w16du:dateUtc="2025-08-28T21:18:00Z">
          <w:pPr>
            <w:pStyle w:val="ListParagraph"/>
            <w:numPr>
              <w:ilvl w:val="2"/>
              <w:numId w:val="3"/>
            </w:numPr>
            <w:spacing w:after="0" w:line="240" w:lineRule="auto"/>
            <w:ind w:left="1800" w:hanging="360"/>
          </w:pPr>
        </w:pPrChange>
      </w:pPr>
      <w:del w:id="294" w:author="Guzulaityte, Aria" w:date="2025-08-28T16:17:00Z" w16du:dateUtc="2025-08-28T21:17:00Z">
        <w:r w:rsidRPr="00EF14F6" w:rsidDel="00EF14F6">
          <w:rPr>
            <w:rFonts w:cstheme="minorHAnsi"/>
            <w:color w:val="000000" w:themeColor="text1"/>
            <w:sz w:val="24"/>
            <w:szCs w:val="24"/>
          </w:rPr>
          <w:delText xml:space="preserve">Institute for International Business (IIB) – The IIB is dedicated to advancing knowledge and international skills in business and educational communities through research, education, and consulting. </w:delText>
        </w:r>
      </w:del>
      <w:del w:id="295" w:author="Guzulaityte, Aria" w:date="2025-08-27T09:40:00Z" w16du:dateUtc="2025-08-27T14:40:00Z">
        <w:r w:rsidRPr="00EF14F6" w:rsidDel="00231F6A">
          <w:rPr>
            <w:rFonts w:cstheme="minorHAnsi"/>
            <w:color w:val="000000" w:themeColor="text1"/>
            <w:sz w:val="24"/>
            <w:szCs w:val="24"/>
          </w:rPr>
          <w:delText>During FY</w:delText>
        </w:r>
        <w:r w:rsidR="00E34487" w:rsidRPr="00EF14F6" w:rsidDel="00231F6A">
          <w:rPr>
            <w:rFonts w:cstheme="minorHAnsi"/>
            <w:color w:val="000000" w:themeColor="text1"/>
            <w:sz w:val="24"/>
            <w:szCs w:val="24"/>
          </w:rPr>
          <w:delText>2</w:delText>
        </w:r>
      </w:del>
      <w:del w:id="296" w:author="Guzulaityte, Aria" w:date="2025-08-27T09:31:00Z" w16du:dateUtc="2025-08-27T14:31:00Z">
        <w:r w:rsidR="00E34487" w:rsidRPr="00EF14F6" w:rsidDel="00673435">
          <w:rPr>
            <w:rFonts w:cstheme="minorHAnsi"/>
            <w:color w:val="000000" w:themeColor="text1"/>
            <w:sz w:val="24"/>
            <w:szCs w:val="24"/>
          </w:rPr>
          <w:delText>4</w:delText>
        </w:r>
      </w:del>
      <w:del w:id="297" w:author="Guzulaityte, Aria" w:date="2025-08-27T09:40:00Z" w16du:dateUtc="2025-08-27T14:40:00Z">
        <w:r w:rsidR="00E34487" w:rsidRPr="00EF14F6" w:rsidDel="00231F6A">
          <w:rPr>
            <w:rFonts w:cstheme="minorHAnsi"/>
            <w:color w:val="000000" w:themeColor="text1"/>
            <w:sz w:val="24"/>
            <w:szCs w:val="24"/>
          </w:rPr>
          <w:delText>,</w:delText>
        </w:r>
        <w:r w:rsidRPr="00EF14F6" w:rsidDel="00231F6A">
          <w:rPr>
            <w:rFonts w:cstheme="minorHAnsi"/>
            <w:color w:val="000000" w:themeColor="text1"/>
            <w:sz w:val="24"/>
            <w:szCs w:val="24"/>
          </w:rPr>
          <w:delText xml:space="preserve"> </w:delText>
        </w:r>
        <w:r w:rsidR="00E34487" w:rsidRPr="00EF14F6" w:rsidDel="00231F6A">
          <w:rPr>
            <w:rFonts w:cstheme="minorHAnsi"/>
            <w:sz w:val="24"/>
            <w:szCs w:val="24"/>
          </w:rPr>
          <w:delText>3 International</w:delText>
        </w:r>
        <w:r w:rsidRPr="00EF14F6" w:rsidDel="00231F6A">
          <w:rPr>
            <w:rFonts w:cstheme="minorHAnsi"/>
            <w:color w:val="000000" w:themeColor="text1"/>
            <w:sz w:val="24"/>
            <w:szCs w:val="24"/>
          </w:rPr>
          <w:delText xml:space="preserve"> consulting projects were completed by University of Iowa students and faculty. </w:delText>
        </w:r>
      </w:del>
      <w:ins w:id="298" w:author="Guzulaityte, Aria" w:date="2025-08-28T16:18:00Z" w16du:dateUtc="2025-08-28T21:18:00Z">
        <w:r w:rsidR="00EF14F6" w:rsidRPr="00EF14F6">
          <w:rPr>
            <w:rFonts w:cstheme="minorHAnsi"/>
            <w:color w:val="000000" w:themeColor="text1"/>
            <w:sz w:val="24"/>
            <w:szCs w:val="24"/>
          </w:rPr>
          <w:t>Institute</w:t>
        </w:r>
        <w:proofErr w:type="spellEnd"/>
        <w:r w:rsidR="00EF14F6" w:rsidRPr="00EF14F6">
          <w:rPr>
            <w:rFonts w:cstheme="minorHAnsi"/>
            <w:color w:val="000000" w:themeColor="text1"/>
            <w:sz w:val="24"/>
            <w:szCs w:val="24"/>
          </w:rPr>
          <w:t xml:space="preserve"> for International Business (IIB): Partnered with 3 Iowa companies, across 3 counties (Johnson, Benton, and Linn), completing 3 </w:t>
        </w:r>
        <w:r w:rsidR="00EF14F6" w:rsidRPr="00EF14F6">
          <w:rPr>
            <w:rFonts w:cstheme="minorHAnsi"/>
            <w:color w:val="000000" w:themeColor="text1"/>
            <w:sz w:val="24"/>
            <w:szCs w:val="24"/>
          </w:rPr>
          <w:lastRenderedPageBreak/>
          <w:t xml:space="preserve">consulting projects (4,560 hours) while providing 4 students with global business experience; providing strategic support in healthcare, consumer goods, and professional services. </w:t>
        </w:r>
      </w:ins>
    </w:p>
    <w:p w14:paraId="4919C68A" w14:textId="28A083C4" w:rsidR="00375759" w:rsidRPr="00EF14F6" w:rsidDel="00AC1E13" w:rsidRDefault="00375759">
      <w:pPr>
        <w:pStyle w:val="ListParagraph"/>
        <w:numPr>
          <w:ilvl w:val="2"/>
          <w:numId w:val="3"/>
        </w:numPr>
        <w:rPr>
          <w:del w:id="299" w:author="Guzulaityte, Aria" w:date="2025-08-27T09:43:00Z" w16du:dateUtc="2025-08-27T14:43:00Z"/>
          <w:color w:val="000000" w:themeColor="text1"/>
          <w:sz w:val="24"/>
          <w:szCs w:val="24"/>
          <w:rPrChange w:id="300" w:author="Guzulaityte, Aria" w:date="2025-08-28T16:19:00Z" w16du:dateUtc="2025-08-28T21:19:00Z">
            <w:rPr>
              <w:del w:id="301" w:author="Guzulaityte, Aria" w:date="2025-08-27T09:43:00Z" w16du:dateUtc="2025-08-27T14:43:00Z"/>
            </w:rPr>
          </w:rPrChange>
        </w:rPr>
        <w:pPrChange w:id="302" w:author="Guzulaityte, Aria" w:date="2025-08-28T16:19:00Z" w16du:dateUtc="2025-08-28T21:19:00Z">
          <w:pPr>
            <w:pStyle w:val="ListParagraph"/>
            <w:numPr>
              <w:ilvl w:val="2"/>
              <w:numId w:val="3"/>
            </w:numPr>
            <w:spacing w:after="0" w:line="240" w:lineRule="auto"/>
            <w:ind w:left="1800" w:hanging="360"/>
          </w:pPr>
        </w:pPrChange>
      </w:pPr>
      <w:del w:id="303" w:author="Guzulaityte, Aria" w:date="2025-08-27T09:42:00Z" w16du:dateUtc="2025-08-27T14:42:00Z">
        <w:r w:rsidRPr="00EF14F6" w:rsidDel="00AC1E13">
          <w:rPr>
            <w:color w:val="000000" w:themeColor="text1"/>
            <w:sz w:val="24"/>
            <w:szCs w:val="24"/>
          </w:rPr>
          <w:delText xml:space="preserve">Business Consulting Program – Iowa JPEC offers business consulting services to entrepreneurial and start-up companies around the state. </w:delText>
        </w:r>
      </w:del>
      <w:del w:id="304" w:author="Guzulaityte, Aria" w:date="2025-08-27T09:43:00Z" w16du:dateUtc="2025-08-27T14:43:00Z">
        <w:r w:rsidRPr="00EF14F6" w:rsidDel="00AC1E13">
          <w:rPr>
            <w:color w:val="000000" w:themeColor="text1"/>
            <w:sz w:val="24"/>
            <w:szCs w:val="24"/>
          </w:rPr>
          <w:delText>During FY</w:delText>
        </w:r>
        <w:r w:rsidR="00E34487" w:rsidRPr="00EF14F6" w:rsidDel="00AC1E13">
          <w:rPr>
            <w:color w:val="000000" w:themeColor="text1"/>
            <w:sz w:val="24"/>
            <w:szCs w:val="24"/>
          </w:rPr>
          <w:delText>24,</w:delText>
        </w:r>
        <w:r w:rsidRPr="00EF14F6" w:rsidDel="00AC1E13">
          <w:rPr>
            <w:color w:val="000000" w:themeColor="text1"/>
            <w:sz w:val="24"/>
            <w:szCs w:val="24"/>
          </w:rPr>
          <w:delText xml:space="preserve"> 87 projects were completed for </w:delText>
        </w:r>
        <w:r w:rsidR="67D1F8C5" w:rsidRPr="00EF14F6" w:rsidDel="00AC1E13">
          <w:rPr>
            <w:color w:val="000000" w:themeColor="text1"/>
            <w:sz w:val="24"/>
            <w:szCs w:val="24"/>
          </w:rPr>
          <w:delText>60 clients</w:delText>
        </w:r>
        <w:r w:rsidRPr="00EF14F6" w:rsidDel="00AC1E13">
          <w:rPr>
            <w:color w:val="000000" w:themeColor="text1"/>
            <w:sz w:val="24"/>
            <w:szCs w:val="24"/>
          </w:rPr>
          <w:delText xml:space="preserve"> in </w:delText>
        </w:r>
        <w:r w:rsidR="5367123B" w:rsidRPr="00EF14F6" w:rsidDel="00AC1E13">
          <w:rPr>
            <w:color w:val="000000" w:themeColor="text1"/>
            <w:sz w:val="24"/>
            <w:szCs w:val="24"/>
          </w:rPr>
          <w:delText>15 counties</w:delText>
        </w:r>
        <w:r w:rsidRPr="00EF14F6" w:rsidDel="00AC1E13">
          <w:rPr>
            <w:color w:val="000000" w:themeColor="text1"/>
            <w:sz w:val="24"/>
            <w:szCs w:val="24"/>
          </w:rPr>
          <w:delText>: Benton, Blackhawk, Cook, Dallas, Dubuque, Floyd, Iowa, Johnson, Linn, Muscatine, Polk, Scott, Wapello, Washington, Woodbury.</w:delText>
        </w:r>
      </w:del>
      <w:ins w:id="305" w:author="Guzulaityte, Aria" w:date="2025-08-28T16:18:00Z" w16du:dateUtc="2025-08-28T21:18:00Z">
        <w:r w:rsidR="00EF14F6" w:rsidRPr="00EF14F6">
          <w:rPr>
            <w:color w:val="000000" w:themeColor="text1"/>
            <w:sz w:val="24"/>
            <w:szCs w:val="24"/>
          </w:rPr>
          <w:t xml:space="preserve"> Business Consulting Program: 61 projects across 19 industries and 14 counties; 8,200+ hours of faculty–student consulting; provided hands on support and one-on-one </w:t>
        </w:r>
        <w:proofErr w:type="spellStart"/>
        <w:r w:rsidR="00EF14F6" w:rsidRPr="00EF14F6">
          <w:rPr>
            <w:color w:val="000000" w:themeColor="text1"/>
            <w:sz w:val="24"/>
            <w:szCs w:val="24"/>
          </w:rPr>
          <w:t>consulting.</w:t>
        </w:r>
      </w:ins>
    </w:p>
    <w:p w14:paraId="7CE278BE" w14:textId="39359903" w:rsidR="00375759" w:rsidRPr="00C33F03" w:rsidDel="00EF14F6" w:rsidRDefault="00375759" w:rsidP="00AC1E13">
      <w:pPr>
        <w:pStyle w:val="ListParagraph"/>
        <w:numPr>
          <w:ilvl w:val="2"/>
          <w:numId w:val="3"/>
        </w:numPr>
        <w:spacing w:after="0" w:line="240" w:lineRule="auto"/>
        <w:ind w:left="1800"/>
        <w:rPr>
          <w:del w:id="306" w:author="Guzulaityte, Aria" w:date="2025-08-28T16:19:00Z" w16du:dateUtc="2025-08-28T21:19:00Z"/>
          <w:color w:val="000000" w:themeColor="text1"/>
          <w:sz w:val="24"/>
          <w:szCs w:val="24"/>
        </w:rPr>
      </w:pPr>
      <w:del w:id="307" w:author="Guzulaityte, Aria" w:date="2025-08-27T09:43:00Z" w16du:dateUtc="2025-08-27T14:43:00Z">
        <w:r w:rsidRPr="3AB77B79" w:rsidDel="00AC1E13">
          <w:rPr>
            <w:color w:val="000000" w:themeColor="text1"/>
            <w:sz w:val="24"/>
            <w:szCs w:val="24"/>
          </w:rPr>
          <w:delText xml:space="preserve">Iowa Enterprise Internships Program – Iowa JPEC provides funding support enabling Iowa start-ups to hire UI student interns as they work to grow their businesses. In FY24, </w:delText>
        </w:r>
        <w:r w:rsidR="00E34487" w:rsidRPr="3AB77B79" w:rsidDel="00AC1E13">
          <w:rPr>
            <w:color w:val="000000" w:themeColor="text1"/>
            <w:sz w:val="24"/>
            <w:szCs w:val="24"/>
          </w:rPr>
          <w:delText>21 students</w:delText>
        </w:r>
        <w:r w:rsidRPr="3AB77B79" w:rsidDel="00AC1E13">
          <w:rPr>
            <w:color w:val="000000" w:themeColor="text1"/>
            <w:sz w:val="24"/>
            <w:szCs w:val="24"/>
          </w:rPr>
          <w:delText xml:space="preserve"> were placed in </w:delText>
        </w:r>
        <w:r w:rsidR="752D79E9" w:rsidRPr="3AB77B79" w:rsidDel="00AC1E13">
          <w:rPr>
            <w:color w:val="000000" w:themeColor="text1"/>
            <w:sz w:val="24"/>
            <w:szCs w:val="24"/>
          </w:rPr>
          <w:delText>12 start</w:delText>
        </w:r>
        <w:r w:rsidRPr="3AB77B79" w:rsidDel="00AC1E13">
          <w:rPr>
            <w:color w:val="000000" w:themeColor="text1"/>
            <w:sz w:val="24"/>
            <w:szCs w:val="24"/>
          </w:rPr>
          <w:delText>-ups in these Iowa counties</w:delText>
        </w:r>
        <w:r w:rsidR="77E919F3" w:rsidRPr="3AB77B79" w:rsidDel="00AC1E13">
          <w:rPr>
            <w:color w:val="000000" w:themeColor="text1"/>
            <w:sz w:val="24"/>
            <w:szCs w:val="24"/>
          </w:rPr>
          <w:delText>: Dallas</w:delText>
        </w:r>
        <w:r w:rsidRPr="3AB77B79" w:rsidDel="00AC1E13">
          <w:rPr>
            <w:color w:val="000000" w:themeColor="text1"/>
            <w:sz w:val="24"/>
            <w:szCs w:val="24"/>
          </w:rPr>
          <w:delText>, Dubuque, Johnson, Linn, and Plymouth.</w:delText>
        </w:r>
      </w:del>
    </w:p>
    <w:p w14:paraId="173EFE59" w14:textId="2A585EB9" w:rsidR="00375759" w:rsidRPr="00B7200A" w:rsidRDefault="00375759" w:rsidP="00375759">
      <w:pPr>
        <w:pStyle w:val="ListParagraph"/>
        <w:numPr>
          <w:ilvl w:val="2"/>
          <w:numId w:val="3"/>
        </w:numPr>
        <w:spacing w:after="0" w:line="240" w:lineRule="auto"/>
        <w:ind w:left="1800"/>
        <w:rPr>
          <w:rFonts w:cstheme="minorHAnsi"/>
          <w:color w:val="000000" w:themeColor="text1"/>
          <w:sz w:val="24"/>
          <w:szCs w:val="24"/>
        </w:rPr>
      </w:pPr>
      <w:r w:rsidRPr="00B7200A">
        <w:rPr>
          <w:rFonts w:cstheme="minorHAnsi"/>
          <w:color w:val="000000" w:themeColor="text1"/>
          <w:sz w:val="24"/>
          <w:szCs w:val="24"/>
        </w:rPr>
        <w:t>Pappajohn</w:t>
      </w:r>
      <w:proofErr w:type="spellEnd"/>
      <w:r w:rsidRPr="00B7200A">
        <w:rPr>
          <w:rFonts w:cstheme="minorHAnsi"/>
          <w:color w:val="000000" w:themeColor="text1"/>
          <w:sz w:val="24"/>
          <w:szCs w:val="24"/>
        </w:rPr>
        <w:t xml:space="preserve"> Entrepreneurial Ventures Competition</w:t>
      </w:r>
      <w:del w:id="308" w:author="Guzulaityte, Aria" w:date="2025-08-28T16:20:00Z" w16du:dateUtc="2025-08-28T21:20:00Z">
        <w:r w:rsidRPr="00B7200A" w:rsidDel="00EF14F6">
          <w:rPr>
            <w:rFonts w:cstheme="minorHAnsi"/>
            <w:color w:val="000000" w:themeColor="text1"/>
            <w:sz w:val="24"/>
            <w:szCs w:val="24"/>
          </w:rPr>
          <w:delText xml:space="preserve"> – In partnership with the Pappajohn entrepreneurship centers at ISU, UNI, Drake, and NIACC</w:delText>
        </w:r>
        <w:r w:rsidDel="00EF14F6">
          <w:rPr>
            <w:rFonts w:cstheme="minorHAnsi"/>
            <w:color w:val="000000" w:themeColor="text1"/>
            <w:sz w:val="24"/>
            <w:szCs w:val="24"/>
          </w:rPr>
          <w:delText xml:space="preserve"> as well as the Iowa Economic Development Authority</w:delText>
        </w:r>
        <w:r w:rsidRPr="00B7200A" w:rsidDel="00EF14F6">
          <w:rPr>
            <w:rFonts w:cstheme="minorHAnsi"/>
            <w:color w:val="000000" w:themeColor="text1"/>
            <w:sz w:val="24"/>
            <w:szCs w:val="24"/>
          </w:rPr>
          <w:delText>, Iowa JPEC sponsors this annual competition to support start-ups around the state. Each year, over $</w:delText>
        </w:r>
        <w:r w:rsidDel="00EF14F6">
          <w:rPr>
            <w:rFonts w:cstheme="minorHAnsi"/>
            <w:color w:val="000000" w:themeColor="text1"/>
            <w:sz w:val="24"/>
            <w:szCs w:val="24"/>
          </w:rPr>
          <w:delText>10</w:delText>
        </w:r>
        <w:r w:rsidRPr="00B7200A" w:rsidDel="00EF14F6">
          <w:rPr>
            <w:rFonts w:cstheme="minorHAnsi"/>
            <w:color w:val="000000" w:themeColor="text1"/>
            <w:sz w:val="24"/>
            <w:szCs w:val="24"/>
          </w:rPr>
          <w:delText xml:space="preserve">0,000 </w:delText>
        </w:r>
        <w:r w:rsidDel="00EF14F6">
          <w:rPr>
            <w:rFonts w:cstheme="minorHAnsi"/>
            <w:color w:val="000000" w:themeColor="text1"/>
            <w:sz w:val="24"/>
            <w:szCs w:val="24"/>
          </w:rPr>
          <w:delText xml:space="preserve">in seed funding </w:delText>
        </w:r>
        <w:r w:rsidRPr="00B7200A" w:rsidDel="00EF14F6">
          <w:rPr>
            <w:rFonts w:cstheme="minorHAnsi"/>
            <w:color w:val="000000" w:themeColor="text1"/>
            <w:sz w:val="24"/>
            <w:szCs w:val="24"/>
          </w:rPr>
          <w:delText>is awarded in total to three companies.</w:delText>
        </w:r>
      </w:del>
      <w:ins w:id="309" w:author="Guzulaityte, Aria" w:date="2025-08-28T16:20:00Z" w16du:dateUtc="2025-08-28T21:20:00Z">
        <w:r w:rsidR="00EF14F6">
          <w:rPr>
            <w:rFonts w:cstheme="minorHAnsi"/>
            <w:color w:val="000000" w:themeColor="text1"/>
            <w:sz w:val="24"/>
            <w:szCs w:val="24"/>
          </w:rPr>
          <w:t xml:space="preserve">: </w:t>
        </w:r>
        <w:r w:rsidR="00EF14F6" w:rsidRPr="00101D7A">
          <w:t>Annual statewide competition awarding $100,000+ to promising Iowa start-ups; Sponsored by UI JPEC in partnership with Pappajohn entrepreneurial centers at ISU, UNI, Drake and NIACC as well as the IEDA.</w:t>
        </w:r>
      </w:ins>
    </w:p>
    <w:p w14:paraId="4572120D" w14:textId="77777777" w:rsidR="00EF14F6" w:rsidRDefault="00375759" w:rsidP="00EF14F6">
      <w:pPr>
        <w:pStyle w:val="ListParagraph"/>
        <w:numPr>
          <w:ilvl w:val="2"/>
          <w:numId w:val="3"/>
        </w:numPr>
        <w:rPr>
          <w:ins w:id="310" w:author="Guzulaityte, Aria" w:date="2025-08-28T16:22:00Z" w16du:dateUtc="2025-08-28T21:22:00Z"/>
          <w:rFonts w:cstheme="minorHAnsi"/>
          <w:color w:val="000000" w:themeColor="text1"/>
          <w:sz w:val="24"/>
          <w:szCs w:val="24"/>
        </w:rPr>
      </w:pPr>
      <w:r w:rsidRPr="00EF14F6">
        <w:rPr>
          <w:rFonts w:cstheme="minorHAnsi"/>
          <w:color w:val="000000" w:themeColor="text1"/>
          <w:sz w:val="24"/>
          <w:szCs w:val="24"/>
        </w:rPr>
        <w:t>NSF I-Corps Training Program</w:t>
      </w:r>
      <w:ins w:id="311" w:author="Guzulaityte, Aria" w:date="2025-08-28T16:21:00Z" w16du:dateUtc="2025-08-28T21:21:00Z">
        <w:r w:rsidR="00EF14F6" w:rsidRPr="00EF14F6">
          <w:rPr>
            <w:rFonts w:cstheme="minorHAnsi"/>
            <w:color w:val="000000" w:themeColor="text1"/>
            <w:sz w:val="24"/>
            <w:szCs w:val="24"/>
            <w:rPrChange w:id="312" w:author="Guzulaityte, Aria" w:date="2025-08-28T16:22:00Z" w16du:dateUtc="2025-08-28T21:22:00Z">
              <w:rPr>
                <w:rFonts w:cstheme="minorHAnsi"/>
                <w:color w:val="000000" w:themeColor="text1"/>
                <w:sz w:val="24"/>
                <w:szCs w:val="24"/>
                <w:highlight w:val="cyan"/>
              </w:rPr>
            </w:rPrChange>
          </w:rPr>
          <w:t xml:space="preserve">: </w:t>
        </w:r>
      </w:ins>
      <w:r w:rsidRPr="00EF14F6">
        <w:rPr>
          <w:rFonts w:cstheme="minorHAnsi"/>
          <w:color w:val="000000" w:themeColor="text1"/>
          <w:sz w:val="24"/>
          <w:szCs w:val="24"/>
        </w:rPr>
        <w:t xml:space="preserve"> </w:t>
      </w:r>
      <w:ins w:id="313" w:author="Guzulaityte, Aria" w:date="2025-08-28T16:21:00Z" w16du:dateUtc="2025-08-28T21:21:00Z">
        <w:r w:rsidR="00EF14F6" w:rsidRPr="00EF14F6">
          <w:rPr>
            <w:rFonts w:cstheme="minorHAnsi"/>
            <w:color w:val="000000" w:themeColor="text1"/>
            <w:sz w:val="24"/>
            <w:szCs w:val="24"/>
          </w:rPr>
          <w:t>NSF I-Corps Training: Supported by a multi-year NSF I-corps federal grant and in a joint effort amongst the Office of the Vice President for Research and Economic Development, the UI Office of Innovation, UI Ventures, and IA JPEC. 5 cohorts trained 50 teams of 82 participants, with 1,000 hours of mentoring: resulting in 4 teams advancing to Nationals, securing $200,000 in federal grants.</w:t>
        </w:r>
      </w:ins>
    </w:p>
    <w:p w14:paraId="62E9C6BD" w14:textId="77777777" w:rsidR="00EF14F6" w:rsidRDefault="00EF14F6">
      <w:pPr>
        <w:pStyle w:val="ListParagraph"/>
        <w:ind w:left="1710"/>
        <w:rPr>
          <w:ins w:id="314" w:author="Guzulaityte, Aria" w:date="2025-08-28T16:22:00Z" w16du:dateUtc="2025-08-28T21:22:00Z"/>
          <w:rFonts w:cstheme="minorHAnsi"/>
          <w:color w:val="000000" w:themeColor="text1"/>
          <w:sz w:val="24"/>
          <w:szCs w:val="24"/>
        </w:rPr>
        <w:pPrChange w:id="315" w:author="Guzulaityte, Aria" w:date="2025-08-28T16:22:00Z" w16du:dateUtc="2025-08-28T21:22:00Z">
          <w:pPr>
            <w:pStyle w:val="ListParagraph"/>
            <w:numPr>
              <w:ilvl w:val="2"/>
              <w:numId w:val="3"/>
            </w:numPr>
            <w:ind w:left="1710" w:hanging="360"/>
          </w:pPr>
        </w:pPrChange>
      </w:pPr>
    </w:p>
    <w:p w14:paraId="62E983CC" w14:textId="268BF95A" w:rsidR="00EF14F6" w:rsidRPr="00EF14F6" w:rsidRDefault="00EF14F6">
      <w:pPr>
        <w:ind w:left="1350"/>
        <w:rPr>
          <w:ins w:id="316" w:author="Guzulaityte, Aria" w:date="2025-08-28T16:21:00Z" w16du:dateUtc="2025-08-28T21:21:00Z"/>
          <w:rFonts w:cstheme="minorHAnsi"/>
          <w:b/>
          <w:bCs/>
          <w:color w:val="000000" w:themeColor="text1"/>
          <w:sz w:val="24"/>
          <w:szCs w:val="24"/>
          <w:rPrChange w:id="317" w:author="Guzulaityte, Aria" w:date="2025-08-28T16:22:00Z" w16du:dateUtc="2025-08-28T21:22:00Z">
            <w:rPr>
              <w:ins w:id="318" w:author="Guzulaityte, Aria" w:date="2025-08-28T16:21:00Z" w16du:dateUtc="2025-08-28T21:21:00Z"/>
            </w:rPr>
          </w:rPrChange>
        </w:rPr>
        <w:pPrChange w:id="319" w:author="Guzulaityte, Aria" w:date="2025-08-28T16:22:00Z" w16du:dateUtc="2025-08-28T21:22:00Z">
          <w:pPr>
            <w:pStyle w:val="ListParagraph"/>
            <w:numPr>
              <w:ilvl w:val="2"/>
              <w:numId w:val="3"/>
            </w:numPr>
            <w:ind w:left="1710" w:hanging="360"/>
          </w:pPr>
        </w:pPrChange>
      </w:pPr>
      <w:ins w:id="320" w:author="Guzulaityte, Aria" w:date="2025-08-28T16:22:00Z" w16du:dateUtc="2025-08-28T21:22:00Z">
        <w:r w:rsidRPr="00EF14F6">
          <w:rPr>
            <w:rFonts w:cstheme="minorHAnsi"/>
            <w:b/>
            <w:bCs/>
            <w:color w:val="000000" w:themeColor="text1"/>
            <w:sz w:val="24"/>
            <w:szCs w:val="24"/>
            <w:rPrChange w:id="321" w:author="Guzulaityte, Aria" w:date="2025-08-28T16:22:00Z" w16du:dateUtc="2025-08-28T21:22:00Z">
              <w:rPr/>
            </w:rPrChange>
          </w:rPr>
          <w:t>Statewide Entrepreneurship</w:t>
        </w:r>
      </w:ins>
    </w:p>
    <w:p w14:paraId="27144337" w14:textId="77777777" w:rsidR="00EF14F6" w:rsidRPr="00EF14F6" w:rsidRDefault="00375759" w:rsidP="00EF14F6">
      <w:pPr>
        <w:pStyle w:val="ListParagraph"/>
        <w:numPr>
          <w:ilvl w:val="2"/>
          <w:numId w:val="3"/>
        </w:numPr>
        <w:rPr>
          <w:ins w:id="322" w:author="Guzulaityte, Aria" w:date="2025-08-28T16:23:00Z" w16du:dateUtc="2025-08-28T21:23:00Z"/>
          <w:rFonts w:cstheme="minorHAnsi"/>
          <w:color w:val="000000" w:themeColor="text1"/>
          <w:sz w:val="24"/>
          <w:szCs w:val="24"/>
        </w:rPr>
      </w:pPr>
      <w:del w:id="323" w:author="Guzulaityte, Aria" w:date="2025-08-28T16:21:00Z" w16du:dateUtc="2025-08-28T21:21:00Z">
        <w:r w:rsidRPr="00EF14F6" w:rsidDel="00EF14F6">
          <w:rPr>
            <w:rFonts w:cstheme="minorHAnsi"/>
            <w:color w:val="000000" w:themeColor="text1"/>
            <w:sz w:val="24"/>
            <w:szCs w:val="24"/>
          </w:rPr>
          <w:delText xml:space="preserve">– The University of Iowa was awarded a multi-year National Science Foundation (NSF) I-Corps Site grant in FY15 to support UI faculty, staff, and student entrepreneurs. This program is a joint effort between the Office of the Vice President for Research and Economic Development, the UI Office of Innovation, UI Ventures, and Iowa JPEC. The goal of this program is to accelerate 90 faculty and staff start-ups. </w:delText>
        </w:r>
      </w:del>
      <w:del w:id="324" w:author="Guzulaityte, Aria" w:date="2025-08-27T09:48:00Z" w16du:dateUtc="2025-08-27T14:48:00Z">
        <w:r w:rsidRPr="00EF14F6" w:rsidDel="00AC1E13">
          <w:rPr>
            <w:rFonts w:cstheme="minorHAnsi"/>
            <w:color w:val="000000" w:themeColor="text1"/>
            <w:sz w:val="24"/>
            <w:szCs w:val="24"/>
          </w:rPr>
          <w:delText>During FY</w:delText>
        </w:r>
        <w:r w:rsidR="00E34487" w:rsidRPr="00EF14F6" w:rsidDel="00AC1E13">
          <w:rPr>
            <w:rFonts w:cstheme="minorHAnsi"/>
            <w:color w:val="000000" w:themeColor="text1"/>
            <w:sz w:val="24"/>
            <w:szCs w:val="24"/>
          </w:rPr>
          <w:delText>24,</w:delText>
        </w:r>
        <w:r w:rsidRPr="00EF14F6" w:rsidDel="00AC1E13">
          <w:rPr>
            <w:rFonts w:cstheme="minorHAnsi"/>
            <w:color w:val="000000" w:themeColor="text1"/>
            <w:sz w:val="24"/>
            <w:szCs w:val="24"/>
          </w:rPr>
          <w:delText xml:space="preserve"> 46 start-ups made up of 74 faculty and staff participated. </w:delText>
        </w:r>
      </w:del>
      <w:ins w:id="325" w:author="Guzulaityte, Aria" w:date="2025-08-28T16:23:00Z" w16du:dateUtc="2025-08-28T21:23:00Z">
        <w:r w:rsidR="00EF14F6" w:rsidRPr="00EF14F6">
          <w:rPr>
            <w:rFonts w:cstheme="minorHAnsi"/>
            <w:color w:val="000000" w:themeColor="text1"/>
            <w:sz w:val="24"/>
            <w:szCs w:val="24"/>
          </w:rPr>
          <w:t>Regional Partnerships: Collaboration with multiple chambers of commerce, economic development groups, and community colleges across Iowa leveraging these networks to connect entrepreneurs with critical resources, mentorship, and funding opportunities.</w:t>
        </w:r>
      </w:ins>
    </w:p>
    <w:p w14:paraId="196B9FC5" w14:textId="77777777" w:rsidR="00EF14F6" w:rsidRPr="00EF14F6" w:rsidRDefault="00EF14F6" w:rsidP="00EF14F6">
      <w:pPr>
        <w:pStyle w:val="ListParagraph"/>
        <w:numPr>
          <w:ilvl w:val="2"/>
          <w:numId w:val="3"/>
        </w:numPr>
        <w:rPr>
          <w:ins w:id="326" w:author="Guzulaityte, Aria" w:date="2025-08-28T16:23:00Z" w16du:dateUtc="2025-08-28T21:23:00Z"/>
          <w:rFonts w:cstheme="minorHAnsi"/>
          <w:color w:val="000000" w:themeColor="text1"/>
          <w:sz w:val="24"/>
          <w:szCs w:val="24"/>
        </w:rPr>
      </w:pPr>
      <w:ins w:id="327" w:author="Guzulaityte, Aria" w:date="2025-08-28T16:23:00Z" w16du:dateUtc="2025-08-28T21:23:00Z">
        <w:r w:rsidRPr="00EF14F6">
          <w:rPr>
            <w:rFonts w:cstheme="minorHAnsi"/>
            <w:color w:val="000000" w:themeColor="text1"/>
            <w:sz w:val="24"/>
            <w:szCs w:val="24"/>
          </w:rPr>
          <w:lastRenderedPageBreak/>
          <w:t>Accelerator Partnerships: Engagement with the Global Insurance Accelerator, Goldman Sachs 10,000 Small Businesses, Iowa Startup Accelerator, and TechStars providing specialized support, access to capital, and national networks for early-stage ventures.</w:t>
        </w:r>
      </w:ins>
    </w:p>
    <w:p w14:paraId="66B05068" w14:textId="40C2B15D" w:rsidR="00375759" w:rsidRPr="00EF14F6" w:rsidRDefault="00EF14F6">
      <w:pPr>
        <w:pStyle w:val="ListParagraph"/>
        <w:numPr>
          <w:ilvl w:val="2"/>
          <w:numId w:val="3"/>
        </w:numPr>
        <w:rPr>
          <w:rFonts w:cstheme="minorHAnsi"/>
          <w:color w:val="000000" w:themeColor="text1"/>
          <w:sz w:val="24"/>
          <w:szCs w:val="24"/>
          <w:rPrChange w:id="328" w:author="Guzulaityte, Aria" w:date="2025-08-28T16:23:00Z" w16du:dateUtc="2025-08-28T21:23:00Z">
            <w:rPr/>
          </w:rPrChange>
        </w:rPr>
        <w:pPrChange w:id="329" w:author="Guzulaityte, Aria" w:date="2025-08-28T16:23:00Z" w16du:dateUtc="2025-08-28T21:23:00Z">
          <w:pPr>
            <w:pStyle w:val="ListParagraph"/>
            <w:numPr>
              <w:ilvl w:val="2"/>
              <w:numId w:val="3"/>
            </w:numPr>
            <w:spacing w:after="0" w:line="240" w:lineRule="auto"/>
            <w:ind w:left="1800" w:hanging="360"/>
          </w:pPr>
        </w:pPrChange>
      </w:pPr>
      <w:ins w:id="330" w:author="Guzulaityte, Aria" w:date="2025-08-28T16:23:00Z" w16du:dateUtc="2025-08-28T21:23:00Z">
        <w:r w:rsidRPr="00EF14F6">
          <w:rPr>
            <w:rFonts w:cstheme="minorHAnsi"/>
            <w:color w:val="000000" w:themeColor="text1"/>
            <w:sz w:val="24"/>
            <w:szCs w:val="24"/>
          </w:rPr>
          <w:t>University Collaborations: Joint programming with ISU, UNI, Drake, NIACC, DMACC, Kirkwood, and others to expand entrepreneurship access, foster cross-campus innovation, and share research initiatives.</w:t>
        </w:r>
      </w:ins>
    </w:p>
    <w:p w14:paraId="150988D7" w14:textId="159C5F16" w:rsidR="00375759" w:rsidDel="00EF14F6" w:rsidRDefault="00375759" w:rsidP="00375759">
      <w:pPr>
        <w:pStyle w:val="ListParagraph"/>
        <w:numPr>
          <w:ilvl w:val="2"/>
          <w:numId w:val="3"/>
        </w:numPr>
        <w:spacing w:after="0" w:line="240" w:lineRule="auto"/>
        <w:ind w:left="1800"/>
        <w:rPr>
          <w:del w:id="331" w:author="Guzulaityte, Aria" w:date="2025-08-27T09:54:00Z" w16du:dateUtc="2025-08-27T14:54:00Z"/>
          <w:rFonts w:cstheme="minorHAnsi"/>
          <w:color w:val="000000" w:themeColor="text1"/>
          <w:sz w:val="24"/>
          <w:szCs w:val="24"/>
        </w:rPr>
      </w:pPr>
      <w:del w:id="332" w:author="Guzulaityte, Aria" w:date="2025-08-27T09:54:00Z" w16du:dateUtc="2025-08-27T14:54:00Z">
        <w:r w:rsidRPr="00B7200A" w:rsidDel="0051286F">
          <w:rPr>
            <w:rFonts w:cstheme="minorHAnsi"/>
            <w:color w:val="000000" w:themeColor="text1"/>
            <w:sz w:val="24"/>
            <w:szCs w:val="24"/>
          </w:rPr>
          <w:delText>Regional Partnerships / Eco-system Development – Iowa JPEC partners and engages with numerous local, regional, and statewide organizations to support entrepreneurs and contribute to the vital entrepreneurial ecosystem. These organizations include chambers of commerce, economic development organizations, business accelerators</w:delText>
        </w:r>
        <w:r w:rsidDel="0051286F">
          <w:rPr>
            <w:rFonts w:cstheme="minorHAnsi"/>
            <w:color w:val="000000" w:themeColor="text1"/>
            <w:sz w:val="24"/>
            <w:szCs w:val="24"/>
          </w:rPr>
          <w:delText xml:space="preserve"> (Global Insurance Accelerator, Goldman Sachs 10,000 Small Businesses, Iowa Startup Accelerator, and TechStars</w:delText>
        </w:r>
        <w:r w:rsidRPr="00B7200A" w:rsidDel="0051286F">
          <w:rPr>
            <w:rFonts w:cstheme="minorHAnsi"/>
            <w:color w:val="000000" w:themeColor="text1"/>
            <w:sz w:val="24"/>
            <w:szCs w:val="24"/>
          </w:rPr>
          <w:delText>, state agencies, other universities</w:delText>
        </w:r>
        <w:r w:rsidDel="0051286F">
          <w:rPr>
            <w:rFonts w:cstheme="minorHAnsi"/>
            <w:color w:val="000000" w:themeColor="text1"/>
            <w:sz w:val="24"/>
            <w:szCs w:val="24"/>
          </w:rPr>
          <w:delText xml:space="preserve"> (Drake, ISU, and UNI)</w:delText>
        </w:r>
        <w:r w:rsidRPr="00B7200A" w:rsidDel="0051286F">
          <w:rPr>
            <w:rFonts w:cstheme="minorHAnsi"/>
            <w:color w:val="000000" w:themeColor="text1"/>
            <w:sz w:val="24"/>
            <w:szCs w:val="24"/>
          </w:rPr>
          <w:delText>, and community colleges</w:delText>
        </w:r>
        <w:r w:rsidDel="0051286F">
          <w:rPr>
            <w:rFonts w:cstheme="minorHAnsi"/>
            <w:color w:val="000000" w:themeColor="text1"/>
            <w:sz w:val="24"/>
            <w:szCs w:val="24"/>
          </w:rPr>
          <w:delText xml:space="preserve"> (DMACC, EICC, Kirkwood, NIACC, WIT)</w:delText>
        </w:r>
        <w:r w:rsidRPr="00B7200A" w:rsidDel="0051286F">
          <w:rPr>
            <w:rFonts w:cstheme="minorHAnsi"/>
            <w:color w:val="000000" w:themeColor="text1"/>
            <w:sz w:val="24"/>
            <w:szCs w:val="24"/>
          </w:rPr>
          <w:delText>.</w:delText>
        </w:r>
      </w:del>
    </w:p>
    <w:p w14:paraId="63C61E3B" w14:textId="77777777" w:rsidR="00EF14F6" w:rsidRDefault="00EF14F6" w:rsidP="00EF14F6">
      <w:pPr>
        <w:pStyle w:val="ListParagraph"/>
        <w:numPr>
          <w:ilvl w:val="2"/>
          <w:numId w:val="3"/>
        </w:numPr>
        <w:spacing w:after="0" w:line="240" w:lineRule="auto"/>
        <w:ind w:left="1800"/>
        <w:rPr>
          <w:ins w:id="333" w:author="Guzulaityte, Aria" w:date="2025-08-28T16:24:00Z" w16du:dateUtc="2025-08-28T21:24:00Z"/>
          <w:rFonts w:cstheme="minorHAnsi"/>
          <w:color w:val="000000" w:themeColor="text1"/>
          <w:sz w:val="24"/>
          <w:szCs w:val="24"/>
        </w:rPr>
      </w:pPr>
      <w:ins w:id="334" w:author="Guzulaityte, Aria" w:date="2025-08-28T16:24:00Z" w16du:dateUtc="2025-08-28T21:24:00Z">
        <w:r w:rsidRPr="00EF14F6">
          <w:rPr>
            <w:rFonts w:cstheme="minorHAnsi"/>
            <w:color w:val="000000" w:themeColor="text1"/>
            <w:sz w:val="24"/>
            <w:szCs w:val="24"/>
            <w:rPrChange w:id="335" w:author="Guzulaityte, Aria" w:date="2025-08-28T16:24:00Z" w16du:dateUtc="2025-08-28T21:24:00Z">
              <w:rPr/>
            </w:rPrChange>
          </w:rPr>
          <w:t>Hawkeye Ventures: Established to act as a conduit to connect students, faculty, alumni, and investors through seed funding, mentoring, and events.</w:t>
        </w:r>
      </w:ins>
    </w:p>
    <w:p w14:paraId="29D35887" w14:textId="49C9D203" w:rsidR="00375759" w:rsidRPr="00EF14F6" w:rsidDel="00EF14F6" w:rsidRDefault="00375759" w:rsidP="00EF14F6">
      <w:pPr>
        <w:pStyle w:val="ListParagraph"/>
        <w:numPr>
          <w:ilvl w:val="2"/>
          <w:numId w:val="3"/>
        </w:numPr>
        <w:spacing w:after="0" w:line="240" w:lineRule="auto"/>
        <w:ind w:left="1800"/>
        <w:rPr>
          <w:del w:id="336" w:author="Guzulaityte, Aria" w:date="2025-08-28T16:24:00Z" w16du:dateUtc="2025-08-28T21:24:00Z"/>
          <w:rFonts w:cstheme="minorHAnsi"/>
          <w:color w:val="000000" w:themeColor="text1"/>
          <w:sz w:val="24"/>
          <w:szCs w:val="24"/>
          <w:rPrChange w:id="337" w:author="Guzulaityte, Aria" w:date="2025-08-28T16:24:00Z" w16du:dateUtc="2025-08-28T21:24:00Z">
            <w:rPr>
              <w:del w:id="338" w:author="Guzulaityte, Aria" w:date="2025-08-28T16:24:00Z" w16du:dateUtc="2025-08-28T21:24:00Z"/>
            </w:rPr>
          </w:rPrChange>
        </w:rPr>
      </w:pPr>
      <w:del w:id="339" w:author="Guzulaityte, Aria" w:date="2025-08-28T16:24:00Z" w16du:dateUtc="2025-08-28T21:24:00Z">
        <w:r w:rsidRPr="00EF14F6" w:rsidDel="00EF14F6">
          <w:rPr>
            <w:rFonts w:cstheme="minorHAnsi"/>
            <w:color w:val="000000" w:themeColor="text1"/>
            <w:sz w:val="24"/>
            <w:szCs w:val="24"/>
            <w:rPrChange w:id="340" w:author="Guzulaityte, Aria" w:date="2025-08-28T16:24:00Z" w16du:dateUtc="2025-08-28T21:24:00Z">
              <w:rPr/>
            </w:rPrChange>
          </w:rPr>
          <w:delText>National Engagement – Iowa JPEC engages with several national and international organizations focused on small business, entrepreneurship, economic development and technology commercialization. This includes not only membership but also committee participation and invitations to present best practices.</w:delText>
        </w:r>
      </w:del>
      <w:ins w:id="341" w:author="Guzulaityte, Aria" w:date="2025-08-28T16:24:00Z" w16du:dateUtc="2025-08-28T21:24:00Z">
        <w:r w:rsidR="00EF14F6" w:rsidRPr="00EF14F6">
          <w:rPr>
            <w:rFonts w:cstheme="minorHAnsi"/>
            <w:color w:val="000000" w:themeColor="text1"/>
            <w:sz w:val="24"/>
            <w:szCs w:val="24"/>
            <w:rPrChange w:id="342" w:author="Guzulaityte, Aria" w:date="2025-08-28T16:24:00Z" w16du:dateUtc="2025-08-28T21:24:00Z">
              <w:rPr/>
            </w:rPrChange>
          </w:rPr>
          <w:t xml:space="preserve"> National &amp; Global Engagement: Active in GCEC, USASBE, NASVF, and </w:t>
        </w:r>
        <w:proofErr w:type="spellStart"/>
        <w:r w:rsidR="00EF14F6" w:rsidRPr="00EF14F6">
          <w:rPr>
            <w:rFonts w:cstheme="minorHAnsi"/>
            <w:color w:val="000000" w:themeColor="text1"/>
            <w:sz w:val="24"/>
            <w:szCs w:val="24"/>
            <w:rPrChange w:id="343" w:author="Guzulaityte, Aria" w:date="2025-08-28T16:24:00Z" w16du:dateUtc="2025-08-28T21:24:00Z">
              <w:rPr/>
            </w:rPrChange>
          </w:rPr>
          <w:t>InBIA</w:t>
        </w:r>
        <w:proofErr w:type="spellEnd"/>
        <w:r w:rsidR="00EF14F6" w:rsidRPr="00EF14F6">
          <w:rPr>
            <w:rFonts w:cstheme="minorHAnsi"/>
            <w:color w:val="000000" w:themeColor="text1"/>
            <w:sz w:val="24"/>
            <w:szCs w:val="24"/>
            <w:rPrChange w:id="344" w:author="Guzulaityte, Aria" w:date="2025-08-28T16:24:00Z" w16du:dateUtc="2025-08-28T21:24:00Z">
              <w:rPr/>
            </w:rPrChange>
          </w:rPr>
          <w:t xml:space="preserve">; faculty and staff regularly present Iowa’s best practices on national and international stages ensuring JPEC’s programming remains at the forefront of entrepreneurial education and that its’ impact is felt beyond the borders of </w:t>
        </w:r>
        <w:proofErr w:type="spellStart"/>
        <w:r w:rsidR="00EF14F6" w:rsidRPr="00EF14F6">
          <w:rPr>
            <w:rFonts w:cstheme="minorHAnsi"/>
            <w:color w:val="000000" w:themeColor="text1"/>
            <w:sz w:val="24"/>
            <w:szCs w:val="24"/>
            <w:rPrChange w:id="345" w:author="Guzulaityte, Aria" w:date="2025-08-28T16:24:00Z" w16du:dateUtc="2025-08-28T21:24:00Z">
              <w:rPr/>
            </w:rPrChange>
          </w:rPr>
          <w:t>Iowa.</w:t>
        </w:r>
      </w:ins>
    </w:p>
    <w:p w14:paraId="1E20879C" w14:textId="00BCCD13" w:rsidR="00CE24C6" w:rsidRDefault="003605C7" w:rsidP="003605C7">
      <w:pPr>
        <w:pStyle w:val="ListParagraph"/>
        <w:numPr>
          <w:ilvl w:val="0"/>
          <w:numId w:val="12"/>
        </w:numPr>
        <w:spacing w:after="0" w:line="240" w:lineRule="auto"/>
        <w:rPr>
          <w:rFonts w:cstheme="minorHAnsi"/>
          <w:sz w:val="24"/>
          <w:szCs w:val="24"/>
        </w:rPr>
      </w:pPr>
      <w:r w:rsidRPr="00CE24C6">
        <w:rPr>
          <w:rFonts w:cstheme="minorHAnsi"/>
          <w:b/>
          <w:bCs/>
          <w:sz w:val="24"/>
          <w:szCs w:val="24"/>
        </w:rPr>
        <w:t>UI</w:t>
      </w:r>
      <w:proofErr w:type="spellEnd"/>
      <w:r w:rsidRPr="00CE24C6">
        <w:rPr>
          <w:rFonts w:cstheme="minorHAnsi"/>
          <w:b/>
          <w:bCs/>
          <w:sz w:val="24"/>
          <w:szCs w:val="24"/>
        </w:rPr>
        <w:t xml:space="preserve"> Center for Advancement</w:t>
      </w:r>
      <w:r w:rsidRPr="00591F63">
        <w:rPr>
          <w:rFonts w:cstheme="minorHAnsi"/>
          <w:sz w:val="24"/>
          <w:szCs w:val="24"/>
        </w:rPr>
        <w:t xml:space="preserve"> </w:t>
      </w:r>
    </w:p>
    <w:p w14:paraId="252DB407" w14:textId="3ADCAD5D" w:rsidR="00E22864" w:rsidRDefault="00E22864" w:rsidP="00E22864">
      <w:pPr>
        <w:pStyle w:val="ListParagraph"/>
        <w:numPr>
          <w:ilvl w:val="1"/>
          <w:numId w:val="12"/>
        </w:numPr>
        <w:spacing w:after="0" w:line="240" w:lineRule="auto"/>
        <w:rPr>
          <w:rFonts w:cstheme="minorHAnsi"/>
          <w:sz w:val="24"/>
          <w:szCs w:val="24"/>
        </w:rPr>
      </w:pPr>
      <w:r>
        <w:rPr>
          <w:rFonts w:cstheme="minorHAnsi"/>
          <w:sz w:val="24"/>
          <w:szCs w:val="24"/>
        </w:rPr>
        <w:t>Aligns</w:t>
      </w:r>
      <w:r w:rsidRPr="00591F63">
        <w:rPr>
          <w:rFonts w:cstheme="minorHAnsi"/>
          <w:sz w:val="24"/>
          <w:szCs w:val="24"/>
        </w:rPr>
        <w:t xml:space="preserve"> </w:t>
      </w:r>
      <w:r>
        <w:rPr>
          <w:rFonts w:cstheme="minorHAnsi"/>
          <w:sz w:val="24"/>
          <w:szCs w:val="24"/>
        </w:rPr>
        <w:t xml:space="preserve">corporate partner </w:t>
      </w:r>
      <w:r w:rsidRPr="00591F63">
        <w:rPr>
          <w:rFonts w:cstheme="minorHAnsi"/>
          <w:sz w:val="24"/>
          <w:szCs w:val="24"/>
        </w:rPr>
        <w:t>recruiting</w:t>
      </w:r>
      <w:r w:rsidRPr="00B7200A">
        <w:rPr>
          <w:rFonts w:cstheme="minorHAnsi"/>
          <w:sz w:val="24"/>
          <w:szCs w:val="24"/>
        </w:rPr>
        <w:t xml:space="preserve"> efforts</w:t>
      </w:r>
      <w:r>
        <w:rPr>
          <w:rFonts w:cstheme="minorHAnsi"/>
          <w:sz w:val="24"/>
          <w:szCs w:val="24"/>
        </w:rPr>
        <w:t>/talent pipeline creation</w:t>
      </w:r>
      <w:r w:rsidRPr="00B7200A">
        <w:rPr>
          <w:rFonts w:cstheme="minorHAnsi"/>
          <w:sz w:val="24"/>
          <w:szCs w:val="24"/>
        </w:rPr>
        <w:t xml:space="preserve"> </w:t>
      </w:r>
      <w:r>
        <w:rPr>
          <w:rFonts w:cstheme="minorHAnsi"/>
          <w:sz w:val="24"/>
          <w:szCs w:val="24"/>
        </w:rPr>
        <w:t>within State of Iowa. Including internships, early talent and experienced hires</w:t>
      </w:r>
      <w:r w:rsidR="00E34487">
        <w:rPr>
          <w:rFonts w:cstheme="minorHAnsi"/>
          <w:sz w:val="24"/>
          <w:szCs w:val="24"/>
        </w:rPr>
        <w:t xml:space="preserve"> </w:t>
      </w:r>
      <w:r>
        <w:rPr>
          <w:rFonts w:cstheme="minorHAnsi"/>
          <w:sz w:val="24"/>
          <w:szCs w:val="24"/>
        </w:rPr>
        <w:t>(Boomerangs)</w:t>
      </w:r>
    </w:p>
    <w:p w14:paraId="656033D4" w14:textId="22AD1191" w:rsidR="00E22864" w:rsidRDefault="00E22864" w:rsidP="00E22864">
      <w:pPr>
        <w:pStyle w:val="ListParagraph"/>
        <w:numPr>
          <w:ilvl w:val="1"/>
          <w:numId w:val="12"/>
        </w:numPr>
        <w:spacing w:after="0" w:line="240" w:lineRule="auto"/>
        <w:rPr>
          <w:rFonts w:cstheme="minorHAnsi"/>
          <w:sz w:val="24"/>
          <w:szCs w:val="24"/>
        </w:rPr>
      </w:pPr>
      <w:r>
        <w:rPr>
          <w:rFonts w:cstheme="minorHAnsi"/>
          <w:sz w:val="24"/>
          <w:szCs w:val="24"/>
        </w:rPr>
        <w:t xml:space="preserve">Engage with economic development entities across the state- purchasing </w:t>
      </w:r>
      <w:r w:rsidR="00E34487">
        <w:rPr>
          <w:rFonts w:cstheme="minorHAnsi"/>
          <w:sz w:val="24"/>
          <w:szCs w:val="24"/>
        </w:rPr>
        <w:t>tables demonstrating</w:t>
      </w:r>
      <w:r>
        <w:rPr>
          <w:rFonts w:cstheme="minorHAnsi"/>
          <w:sz w:val="24"/>
          <w:szCs w:val="24"/>
        </w:rPr>
        <w:t xml:space="preserve"> the University of Iowa/Center for Advancement shows up for state, regional, local priorities.</w:t>
      </w:r>
    </w:p>
    <w:p w14:paraId="36B14134" w14:textId="69B7D04D" w:rsidR="00E22864" w:rsidRDefault="00E22864" w:rsidP="3AB77B79">
      <w:pPr>
        <w:pStyle w:val="ListParagraph"/>
        <w:numPr>
          <w:ilvl w:val="1"/>
          <w:numId w:val="12"/>
        </w:numPr>
        <w:spacing w:after="0" w:line="240" w:lineRule="auto"/>
        <w:rPr>
          <w:sz w:val="24"/>
          <w:szCs w:val="24"/>
        </w:rPr>
      </w:pPr>
      <w:r w:rsidRPr="3AB77B79">
        <w:rPr>
          <w:sz w:val="24"/>
          <w:szCs w:val="24"/>
        </w:rPr>
        <w:t xml:space="preserve">Provide access to UI faculty and staff, research, labs, </w:t>
      </w:r>
      <w:r w:rsidR="00E34487" w:rsidRPr="3AB77B79">
        <w:rPr>
          <w:sz w:val="24"/>
          <w:szCs w:val="24"/>
        </w:rPr>
        <w:t>institutes</w:t>
      </w:r>
      <w:r w:rsidRPr="3AB77B79">
        <w:rPr>
          <w:sz w:val="24"/>
          <w:szCs w:val="24"/>
        </w:rPr>
        <w:t xml:space="preserve"> promoting partnerships for critical business needs and </w:t>
      </w:r>
      <w:r w:rsidR="6FC65FB5" w:rsidRPr="3AB77B79">
        <w:rPr>
          <w:sz w:val="24"/>
          <w:szCs w:val="24"/>
        </w:rPr>
        <w:t>problem-solving</w:t>
      </w:r>
      <w:r w:rsidR="00E34487" w:rsidRPr="3AB77B79">
        <w:rPr>
          <w:sz w:val="24"/>
          <w:szCs w:val="24"/>
        </w:rPr>
        <w:t xml:space="preserve"> encouraging</w:t>
      </w:r>
      <w:r w:rsidRPr="3AB77B79">
        <w:rPr>
          <w:sz w:val="24"/>
          <w:szCs w:val="24"/>
        </w:rPr>
        <w:t xml:space="preserve"> invitation to RFP’s and proposals</w:t>
      </w:r>
    </w:p>
    <w:p w14:paraId="491F4507" w14:textId="77777777" w:rsidR="00E22864" w:rsidRDefault="00E22864" w:rsidP="00E22864">
      <w:pPr>
        <w:pStyle w:val="ListParagraph"/>
        <w:numPr>
          <w:ilvl w:val="1"/>
          <w:numId w:val="12"/>
        </w:numPr>
        <w:spacing w:after="0" w:line="240" w:lineRule="auto"/>
        <w:rPr>
          <w:rFonts w:cstheme="minorHAnsi"/>
          <w:sz w:val="24"/>
          <w:szCs w:val="24"/>
        </w:rPr>
      </w:pPr>
      <w:r>
        <w:rPr>
          <w:rFonts w:cstheme="minorHAnsi"/>
          <w:sz w:val="24"/>
          <w:szCs w:val="24"/>
        </w:rPr>
        <w:t xml:space="preserve">Generates engagement and funding to advance the University of Iowa in support of efforts that build a stronger community and access a state flagship university via scholarships, peer mentors, mental health services and wrap around programs </w:t>
      </w:r>
    </w:p>
    <w:p w14:paraId="6CBEF645" w14:textId="77777777" w:rsidR="003605C7" w:rsidRPr="00CE24C6" w:rsidRDefault="003605C7" w:rsidP="003605C7">
      <w:pPr>
        <w:pStyle w:val="ListParagraph"/>
        <w:numPr>
          <w:ilvl w:val="0"/>
          <w:numId w:val="12"/>
        </w:numPr>
        <w:spacing w:after="0" w:line="240" w:lineRule="auto"/>
        <w:rPr>
          <w:b/>
          <w:bCs/>
          <w:sz w:val="24"/>
          <w:szCs w:val="24"/>
        </w:rPr>
      </w:pPr>
      <w:r w:rsidRPr="00CE24C6">
        <w:rPr>
          <w:b/>
          <w:bCs/>
          <w:sz w:val="24"/>
          <w:szCs w:val="24"/>
        </w:rPr>
        <w:t>UI Pharmaceuticals</w:t>
      </w:r>
    </w:p>
    <w:p w14:paraId="74FA968C" w14:textId="5269E385" w:rsidR="003605C7" w:rsidRDefault="003605C7" w:rsidP="003605C7">
      <w:pPr>
        <w:pStyle w:val="ListParagraph"/>
        <w:numPr>
          <w:ilvl w:val="1"/>
          <w:numId w:val="12"/>
        </w:numPr>
        <w:spacing w:after="0" w:line="240" w:lineRule="auto"/>
        <w:rPr>
          <w:sz w:val="24"/>
          <w:szCs w:val="24"/>
        </w:rPr>
      </w:pPr>
      <w:r w:rsidRPr="008C61C0">
        <w:rPr>
          <w:sz w:val="24"/>
          <w:szCs w:val="24"/>
        </w:rPr>
        <w:t>In FY2</w:t>
      </w:r>
      <w:r w:rsidR="00F66C07">
        <w:rPr>
          <w:sz w:val="24"/>
          <w:szCs w:val="24"/>
        </w:rPr>
        <w:t>3</w:t>
      </w:r>
      <w:r w:rsidRPr="008C61C0">
        <w:rPr>
          <w:sz w:val="24"/>
          <w:szCs w:val="24"/>
        </w:rPr>
        <w:t xml:space="preserve"> UI Pharmaceuticals worked with ~100 different clients to manufacture and testing ~</w:t>
      </w:r>
      <w:r w:rsidR="00F66C07">
        <w:rPr>
          <w:sz w:val="24"/>
          <w:szCs w:val="24"/>
        </w:rPr>
        <w:t>90</w:t>
      </w:r>
      <w:r w:rsidRPr="008C61C0">
        <w:rPr>
          <w:sz w:val="24"/>
          <w:szCs w:val="24"/>
        </w:rPr>
        <w:t xml:space="preserve"> individual lots of material, resulting in ~$</w:t>
      </w:r>
      <w:r w:rsidR="00F66C07">
        <w:rPr>
          <w:sz w:val="24"/>
          <w:szCs w:val="24"/>
        </w:rPr>
        <w:t>17</w:t>
      </w:r>
      <w:r w:rsidRPr="008C61C0">
        <w:rPr>
          <w:sz w:val="24"/>
          <w:szCs w:val="24"/>
        </w:rPr>
        <w:t xml:space="preserve"> </w:t>
      </w:r>
      <w:r w:rsidRPr="008C61C0">
        <w:rPr>
          <w:sz w:val="24"/>
          <w:szCs w:val="24"/>
        </w:rPr>
        <w:lastRenderedPageBreak/>
        <w:t>million in total revenues UI Pharmaceuticals currently supports client programs across the United States as well as in Europe, Asia, Africa, and South America.</w:t>
      </w:r>
    </w:p>
    <w:p w14:paraId="08052A88" w14:textId="135BC1E3" w:rsidR="00F66C07" w:rsidRPr="008C61C0" w:rsidRDefault="00F66C07" w:rsidP="003605C7">
      <w:pPr>
        <w:pStyle w:val="ListParagraph"/>
        <w:numPr>
          <w:ilvl w:val="1"/>
          <w:numId w:val="12"/>
        </w:numPr>
        <w:spacing w:after="0" w:line="240" w:lineRule="auto"/>
        <w:rPr>
          <w:sz w:val="24"/>
          <w:szCs w:val="24"/>
        </w:rPr>
      </w:pPr>
      <w:r w:rsidRPr="3AB77B79">
        <w:rPr>
          <w:sz w:val="24"/>
          <w:szCs w:val="24"/>
        </w:rPr>
        <w:t>UI Pharmaceuticals mad</w:t>
      </w:r>
      <w:r w:rsidR="00947098" w:rsidRPr="3AB77B79">
        <w:rPr>
          <w:sz w:val="24"/>
          <w:szCs w:val="24"/>
        </w:rPr>
        <w:t>e</w:t>
      </w:r>
      <w:r w:rsidRPr="3AB77B79">
        <w:rPr>
          <w:sz w:val="24"/>
          <w:szCs w:val="24"/>
        </w:rPr>
        <w:t xml:space="preserve"> </w:t>
      </w:r>
      <w:r w:rsidR="208ECFC3" w:rsidRPr="3AB77B79">
        <w:rPr>
          <w:sz w:val="24"/>
          <w:szCs w:val="24"/>
        </w:rPr>
        <w:t>considerable progress</w:t>
      </w:r>
      <w:r w:rsidRPr="3AB77B79">
        <w:rPr>
          <w:sz w:val="24"/>
          <w:szCs w:val="24"/>
        </w:rPr>
        <w:t xml:space="preserve"> in </w:t>
      </w:r>
      <w:r w:rsidR="0079120D" w:rsidRPr="3AB77B79">
        <w:rPr>
          <w:sz w:val="24"/>
          <w:szCs w:val="24"/>
        </w:rPr>
        <w:t>bringing</w:t>
      </w:r>
      <w:r w:rsidRPr="3AB77B79">
        <w:rPr>
          <w:sz w:val="24"/>
          <w:szCs w:val="24"/>
        </w:rPr>
        <w:t xml:space="preserve"> its </w:t>
      </w:r>
      <w:r w:rsidR="1614B34E" w:rsidRPr="3AB77B79">
        <w:rPr>
          <w:sz w:val="24"/>
          <w:szCs w:val="24"/>
        </w:rPr>
        <w:t>state-of-the-art</w:t>
      </w:r>
      <w:r w:rsidRPr="3AB77B79">
        <w:rPr>
          <w:sz w:val="24"/>
          <w:szCs w:val="24"/>
        </w:rPr>
        <w:t xml:space="preserve"> sterile manufacturing facility online, targeting revenue generating batches in </w:t>
      </w:r>
      <w:r w:rsidR="00947098" w:rsidRPr="3AB77B79">
        <w:rPr>
          <w:sz w:val="24"/>
          <w:szCs w:val="24"/>
        </w:rPr>
        <w:t xml:space="preserve">the </w:t>
      </w:r>
      <w:r w:rsidR="00250130" w:rsidRPr="3AB77B79">
        <w:rPr>
          <w:sz w:val="24"/>
          <w:szCs w:val="24"/>
        </w:rPr>
        <w:t xml:space="preserve">third </w:t>
      </w:r>
      <w:r w:rsidR="00947098" w:rsidRPr="3AB77B79">
        <w:rPr>
          <w:sz w:val="24"/>
          <w:szCs w:val="24"/>
        </w:rPr>
        <w:t xml:space="preserve">quarter of </w:t>
      </w:r>
      <w:r w:rsidRPr="3AB77B79">
        <w:rPr>
          <w:sz w:val="24"/>
          <w:szCs w:val="24"/>
        </w:rPr>
        <w:t>2024.</w:t>
      </w:r>
    </w:p>
    <w:p w14:paraId="4C6E5ED6" w14:textId="2B8DC3DA" w:rsidR="003605C7" w:rsidRPr="00CE24C6" w:rsidRDefault="003605C7" w:rsidP="003605C7">
      <w:pPr>
        <w:pStyle w:val="ListParagraph"/>
        <w:numPr>
          <w:ilvl w:val="0"/>
          <w:numId w:val="12"/>
        </w:numPr>
        <w:spacing w:after="0" w:line="240" w:lineRule="auto"/>
        <w:rPr>
          <w:b/>
          <w:bCs/>
          <w:sz w:val="24"/>
          <w:szCs w:val="24"/>
        </w:rPr>
      </w:pPr>
      <w:r w:rsidRPr="00CE24C6">
        <w:rPr>
          <w:b/>
          <w:bCs/>
          <w:sz w:val="24"/>
          <w:szCs w:val="24"/>
        </w:rPr>
        <w:t xml:space="preserve">Center for </w:t>
      </w:r>
      <w:r w:rsidR="00CF22CE" w:rsidRPr="00CF22CE">
        <w:rPr>
          <w:b/>
          <w:bCs/>
          <w:sz w:val="24"/>
          <w:szCs w:val="24"/>
        </w:rPr>
        <w:t>Biocatalysis</w:t>
      </w:r>
      <w:r w:rsidRPr="00CE24C6">
        <w:rPr>
          <w:b/>
          <w:bCs/>
          <w:sz w:val="24"/>
          <w:szCs w:val="24"/>
        </w:rPr>
        <w:t xml:space="preserve"> and Bioprocessing </w:t>
      </w:r>
    </w:p>
    <w:p w14:paraId="413919D3" w14:textId="3C8CC266" w:rsidR="003605C7" w:rsidRPr="008C61C0" w:rsidRDefault="003605C7" w:rsidP="003605C7">
      <w:pPr>
        <w:pStyle w:val="ListParagraph"/>
        <w:numPr>
          <w:ilvl w:val="1"/>
          <w:numId w:val="12"/>
        </w:numPr>
        <w:spacing w:after="0" w:line="240" w:lineRule="auto"/>
        <w:rPr>
          <w:sz w:val="24"/>
          <w:szCs w:val="24"/>
        </w:rPr>
      </w:pPr>
      <w:r w:rsidRPr="008C61C0">
        <w:rPr>
          <w:sz w:val="24"/>
          <w:szCs w:val="24"/>
        </w:rPr>
        <w:t>The Center generated $3</w:t>
      </w:r>
      <w:r w:rsidR="00035F29">
        <w:rPr>
          <w:sz w:val="24"/>
          <w:szCs w:val="24"/>
        </w:rPr>
        <w:t>.2</w:t>
      </w:r>
      <w:r w:rsidRPr="008C61C0">
        <w:rPr>
          <w:sz w:val="24"/>
          <w:szCs w:val="24"/>
        </w:rPr>
        <w:t xml:space="preserve"> million in annual revenue working with biopharma, commodity proteins and food products projects.</w:t>
      </w:r>
    </w:p>
    <w:p w14:paraId="14442EA1" w14:textId="77777777" w:rsidR="003605C7" w:rsidRPr="00CE24C6" w:rsidRDefault="003605C7" w:rsidP="003605C7">
      <w:pPr>
        <w:pStyle w:val="ListParagraph"/>
        <w:numPr>
          <w:ilvl w:val="0"/>
          <w:numId w:val="7"/>
        </w:numPr>
        <w:spacing w:after="0" w:line="240" w:lineRule="auto"/>
        <w:ind w:left="1080"/>
        <w:rPr>
          <w:rFonts w:cstheme="minorHAnsi"/>
          <w:b/>
          <w:bCs/>
          <w:sz w:val="24"/>
          <w:szCs w:val="24"/>
        </w:rPr>
      </w:pPr>
      <w:r w:rsidRPr="00CE24C6">
        <w:rPr>
          <w:rFonts w:cstheme="minorHAnsi"/>
          <w:b/>
          <w:bCs/>
          <w:sz w:val="24"/>
          <w:szCs w:val="24"/>
        </w:rPr>
        <w:t>UI Research Foundation</w:t>
      </w:r>
    </w:p>
    <w:tbl>
      <w:tblPr>
        <w:tblW w:w="7479" w:type="dxa"/>
        <w:tblLook w:val="04A0" w:firstRow="1" w:lastRow="0" w:firstColumn="1" w:lastColumn="0" w:noHBand="0" w:noVBand="1"/>
      </w:tblPr>
      <w:tblGrid>
        <w:gridCol w:w="2769"/>
        <w:gridCol w:w="942"/>
        <w:gridCol w:w="942"/>
        <w:gridCol w:w="942"/>
        <w:gridCol w:w="942"/>
        <w:gridCol w:w="942"/>
      </w:tblGrid>
      <w:tr w:rsidR="003D0B02" w:rsidRPr="00B7200A" w14:paraId="708555B4" w14:textId="22499106" w:rsidTr="00250130">
        <w:trPr>
          <w:trHeight w:val="315"/>
        </w:trPr>
        <w:tc>
          <w:tcPr>
            <w:tcW w:w="27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BD8DDD" w14:textId="77777777" w:rsidR="003D0B02" w:rsidRPr="00B7200A" w:rsidRDefault="003D0B02" w:rsidP="00F10E32">
            <w:pPr>
              <w:spacing w:after="0" w:line="240" w:lineRule="auto"/>
              <w:ind w:firstLineChars="500" w:firstLine="1200"/>
              <w:rPr>
                <w:rFonts w:eastAsia="Times New Roman" w:cstheme="minorHAnsi"/>
                <w:color w:val="000000"/>
                <w:sz w:val="24"/>
                <w:szCs w:val="24"/>
              </w:rPr>
            </w:pPr>
            <w:r w:rsidRPr="00B7200A">
              <w:rPr>
                <w:rFonts w:eastAsia="Times New Roman" w:cstheme="minorHAnsi"/>
                <w:color w:val="000000"/>
                <w:sz w:val="24"/>
                <w:szCs w:val="24"/>
              </w:rPr>
              <w:t> </w:t>
            </w:r>
          </w:p>
        </w:tc>
        <w:tc>
          <w:tcPr>
            <w:tcW w:w="942" w:type="dxa"/>
            <w:tcBorders>
              <w:top w:val="single" w:sz="4" w:space="0" w:color="auto"/>
              <w:left w:val="nil"/>
              <w:bottom w:val="single" w:sz="4" w:space="0" w:color="auto"/>
              <w:right w:val="single" w:sz="4" w:space="0" w:color="auto"/>
            </w:tcBorders>
          </w:tcPr>
          <w:p w14:paraId="1C1957E5" w14:textId="41F43690" w:rsidR="003D0B02" w:rsidRPr="001C5D9A" w:rsidRDefault="003D0B02" w:rsidP="00F10E32">
            <w:pPr>
              <w:spacing w:after="0" w:line="240" w:lineRule="auto"/>
              <w:jc w:val="center"/>
              <w:rPr>
                <w:rFonts w:eastAsia="Times New Roman" w:cstheme="minorHAnsi"/>
                <w:b/>
                <w:bCs/>
                <w:color w:val="000000"/>
                <w:sz w:val="24"/>
                <w:szCs w:val="24"/>
              </w:rPr>
            </w:pPr>
            <w:r w:rsidRPr="001C5D9A">
              <w:rPr>
                <w:rFonts w:eastAsia="Times New Roman" w:cstheme="minorHAnsi"/>
                <w:b/>
                <w:bCs/>
                <w:color w:val="000000"/>
                <w:sz w:val="24"/>
                <w:szCs w:val="24"/>
              </w:rPr>
              <w:t>FY20</w:t>
            </w:r>
          </w:p>
        </w:tc>
        <w:tc>
          <w:tcPr>
            <w:tcW w:w="942" w:type="dxa"/>
            <w:tcBorders>
              <w:top w:val="single" w:sz="4" w:space="0" w:color="auto"/>
              <w:left w:val="nil"/>
              <w:bottom w:val="single" w:sz="4" w:space="0" w:color="auto"/>
              <w:right w:val="single" w:sz="4" w:space="0" w:color="auto"/>
            </w:tcBorders>
          </w:tcPr>
          <w:p w14:paraId="134DB3E7" w14:textId="50DE0795" w:rsidR="003D0B02" w:rsidRPr="001C5D9A" w:rsidRDefault="003D0B02" w:rsidP="00F10E32">
            <w:pPr>
              <w:spacing w:after="0" w:line="240" w:lineRule="auto"/>
              <w:jc w:val="center"/>
              <w:rPr>
                <w:rFonts w:eastAsia="Times New Roman" w:cstheme="minorHAnsi"/>
                <w:b/>
                <w:bCs/>
                <w:color w:val="000000"/>
                <w:sz w:val="24"/>
                <w:szCs w:val="24"/>
              </w:rPr>
            </w:pPr>
            <w:r w:rsidRPr="001C5D9A">
              <w:rPr>
                <w:rFonts w:eastAsia="Times New Roman" w:cstheme="minorHAnsi"/>
                <w:b/>
                <w:bCs/>
                <w:color w:val="000000"/>
                <w:sz w:val="24"/>
                <w:szCs w:val="24"/>
              </w:rPr>
              <w:t>FY21</w:t>
            </w:r>
          </w:p>
        </w:tc>
        <w:tc>
          <w:tcPr>
            <w:tcW w:w="942" w:type="dxa"/>
            <w:tcBorders>
              <w:top w:val="single" w:sz="4" w:space="0" w:color="auto"/>
              <w:left w:val="nil"/>
              <w:bottom w:val="single" w:sz="4" w:space="0" w:color="auto"/>
              <w:right w:val="single" w:sz="4" w:space="0" w:color="auto"/>
            </w:tcBorders>
          </w:tcPr>
          <w:p w14:paraId="26FB51E0" w14:textId="70D5ADBA" w:rsidR="003D0B02" w:rsidRPr="001C5D9A" w:rsidRDefault="003D0B02" w:rsidP="00F10E32">
            <w:pPr>
              <w:spacing w:after="0" w:line="240" w:lineRule="auto"/>
              <w:jc w:val="center"/>
              <w:rPr>
                <w:rFonts w:eastAsia="Times New Roman" w:cstheme="minorHAnsi"/>
                <w:b/>
                <w:bCs/>
                <w:color w:val="000000"/>
                <w:sz w:val="24"/>
                <w:szCs w:val="24"/>
              </w:rPr>
            </w:pPr>
            <w:r w:rsidRPr="001C5D9A">
              <w:rPr>
                <w:rFonts w:eastAsia="Times New Roman" w:cstheme="minorHAnsi"/>
                <w:b/>
                <w:bCs/>
                <w:color w:val="000000"/>
                <w:sz w:val="24"/>
                <w:szCs w:val="24"/>
              </w:rPr>
              <w:t>FY22</w:t>
            </w:r>
          </w:p>
        </w:tc>
        <w:tc>
          <w:tcPr>
            <w:tcW w:w="942" w:type="dxa"/>
            <w:tcBorders>
              <w:top w:val="single" w:sz="4" w:space="0" w:color="auto"/>
              <w:left w:val="nil"/>
              <w:bottom w:val="single" w:sz="4" w:space="0" w:color="auto"/>
              <w:right w:val="single" w:sz="4" w:space="0" w:color="auto"/>
            </w:tcBorders>
            <w:shd w:val="clear" w:color="auto" w:fill="auto"/>
            <w:vAlign w:val="center"/>
            <w:hideMark/>
          </w:tcPr>
          <w:p w14:paraId="00F813AE" w14:textId="74B46612" w:rsidR="003D0B02" w:rsidRPr="001C5D9A" w:rsidRDefault="003D0B02" w:rsidP="00F10E32">
            <w:pPr>
              <w:spacing w:after="0" w:line="240" w:lineRule="auto"/>
              <w:jc w:val="center"/>
              <w:rPr>
                <w:rFonts w:eastAsia="Times New Roman" w:cstheme="minorHAnsi"/>
                <w:b/>
                <w:bCs/>
                <w:color w:val="000000"/>
                <w:sz w:val="24"/>
                <w:szCs w:val="24"/>
              </w:rPr>
            </w:pPr>
            <w:r>
              <w:rPr>
                <w:rFonts w:eastAsia="Times New Roman" w:cstheme="minorHAnsi"/>
                <w:b/>
                <w:bCs/>
                <w:color w:val="000000"/>
                <w:sz w:val="24"/>
                <w:szCs w:val="24"/>
              </w:rPr>
              <w:t>FY23</w:t>
            </w:r>
          </w:p>
        </w:tc>
        <w:tc>
          <w:tcPr>
            <w:tcW w:w="942" w:type="dxa"/>
            <w:tcBorders>
              <w:top w:val="single" w:sz="4" w:space="0" w:color="auto"/>
              <w:left w:val="nil"/>
              <w:bottom w:val="single" w:sz="4" w:space="0" w:color="auto"/>
              <w:right w:val="single" w:sz="4" w:space="0" w:color="auto"/>
            </w:tcBorders>
          </w:tcPr>
          <w:p w14:paraId="7B4D5FE7" w14:textId="75D93D15" w:rsidR="003D0B02" w:rsidRDefault="003D0B02" w:rsidP="00F10E32">
            <w:pPr>
              <w:spacing w:after="0" w:line="240" w:lineRule="auto"/>
              <w:jc w:val="center"/>
              <w:rPr>
                <w:rFonts w:eastAsia="Times New Roman" w:cstheme="minorHAnsi"/>
                <w:b/>
                <w:bCs/>
                <w:color w:val="000000"/>
                <w:sz w:val="24"/>
                <w:szCs w:val="24"/>
              </w:rPr>
            </w:pPr>
            <w:r>
              <w:rPr>
                <w:rFonts w:eastAsia="Times New Roman" w:cstheme="minorHAnsi"/>
                <w:b/>
                <w:bCs/>
                <w:color w:val="000000"/>
                <w:sz w:val="24"/>
                <w:szCs w:val="24"/>
              </w:rPr>
              <w:t>FY24</w:t>
            </w:r>
          </w:p>
        </w:tc>
      </w:tr>
      <w:tr w:rsidR="003D0B02" w:rsidRPr="00B7200A" w14:paraId="30EE3545" w14:textId="11D35116" w:rsidTr="00250130">
        <w:trPr>
          <w:trHeight w:val="315"/>
        </w:trPr>
        <w:tc>
          <w:tcPr>
            <w:tcW w:w="2769" w:type="dxa"/>
            <w:tcBorders>
              <w:top w:val="nil"/>
              <w:left w:val="single" w:sz="4" w:space="0" w:color="auto"/>
              <w:bottom w:val="single" w:sz="4" w:space="0" w:color="auto"/>
              <w:right w:val="single" w:sz="4" w:space="0" w:color="auto"/>
            </w:tcBorders>
            <w:shd w:val="clear" w:color="auto" w:fill="auto"/>
            <w:vAlign w:val="center"/>
            <w:hideMark/>
          </w:tcPr>
          <w:p w14:paraId="4635DFB0" w14:textId="77777777" w:rsidR="003D0B02" w:rsidRPr="00B7200A" w:rsidRDefault="003D0B02" w:rsidP="00F10E32">
            <w:pPr>
              <w:spacing w:after="0" w:line="240" w:lineRule="auto"/>
              <w:rPr>
                <w:rFonts w:eastAsia="Times New Roman" w:cstheme="minorHAnsi"/>
                <w:color w:val="000000"/>
                <w:sz w:val="24"/>
                <w:szCs w:val="24"/>
              </w:rPr>
            </w:pPr>
            <w:r w:rsidRPr="00B7200A">
              <w:rPr>
                <w:rFonts w:eastAsia="Times New Roman" w:cstheme="minorHAnsi"/>
                <w:color w:val="000000"/>
                <w:sz w:val="24"/>
                <w:szCs w:val="24"/>
              </w:rPr>
              <w:t>Disclosures</w:t>
            </w:r>
          </w:p>
        </w:tc>
        <w:tc>
          <w:tcPr>
            <w:tcW w:w="942" w:type="dxa"/>
            <w:tcBorders>
              <w:top w:val="nil"/>
              <w:left w:val="nil"/>
              <w:bottom w:val="single" w:sz="4" w:space="0" w:color="auto"/>
              <w:right w:val="single" w:sz="4" w:space="0" w:color="auto"/>
            </w:tcBorders>
          </w:tcPr>
          <w:p w14:paraId="6B948E79" w14:textId="34FDE7F8" w:rsidR="003D0B02" w:rsidRPr="00B7200A" w:rsidRDefault="003D0B02" w:rsidP="00F10E32">
            <w:pPr>
              <w:spacing w:after="0" w:line="240" w:lineRule="auto"/>
              <w:jc w:val="center"/>
              <w:rPr>
                <w:rFonts w:eastAsia="Times New Roman" w:cstheme="minorHAnsi"/>
                <w:color w:val="000000"/>
                <w:sz w:val="24"/>
                <w:szCs w:val="24"/>
              </w:rPr>
            </w:pPr>
            <w:r w:rsidRPr="00B7200A">
              <w:rPr>
                <w:rFonts w:eastAsia="Times New Roman" w:cstheme="minorHAnsi"/>
                <w:color w:val="000000"/>
                <w:sz w:val="24"/>
                <w:szCs w:val="24"/>
              </w:rPr>
              <w:t>95</w:t>
            </w:r>
          </w:p>
        </w:tc>
        <w:tc>
          <w:tcPr>
            <w:tcW w:w="942" w:type="dxa"/>
            <w:tcBorders>
              <w:top w:val="nil"/>
              <w:left w:val="nil"/>
              <w:bottom w:val="single" w:sz="4" w:space="0" w:color="auto"/>
              <w:right w:val="single" w:sz="4" w:space="0" w:color="auto"/>
            </w:tcBorders>
          </w:tcPr>
          <w:p w14:paraId="3D2AA31B" w14:textId="0BB8DE61" w:rsidR="003D0B02" w:rsidRPr="00B7200A" w:rsidRDefault="003D0B02" w:rsidP="00F10E32">
            <w:pPr>
              <w:spacing w:after="0" w:line="240" w:lineRule="auto"/>
              <w:jc w:val="center"/>
              <w:rPr>
                <w:rFonts w:eastAsia="Times New Roman" w:cstheme="minorHAnsi"/>
                <w:color w:val="000000"/>
                <w:sz w:val="24"/>
                <w:szCs w:val="24"/>
              </w:rPr>
            </w:pPr>
            <w:r>
              <w:rPr>
                <w:rFonts w:eastAsia="Times New Roman" w:cstheme="minorHAnsi"/>
                <w:color w:val="000000"/>
                <w:sz w:val="24"/>
                <w:szCs w:val="24"/>
              </w:rPr>
              <w:t>101</w:t>
            </w:r>
          </w:p>
        </w:tc>
        <w:tc>
          <w:tcPr>
            <w:tcW w:w="942" w:type="dxa"/>
            <w:tcBorders>
              <w:top w:val="nil"/>
              <w:left w:val="nil"/>
              <w:bottom w:val="single" w:sz="4" w:space="0" w:color="auto"/>
              <w:right w:val="single" w:sz="4" w:space="0" w:color="auto"/>
            </w:tcBorders>
          </w:tcPr>
          <w:p w14:paraId="27C0130F" w14:textId="4E37D514" w:rsidR="003D0B02" w:rsidRPr="00B7200A" w:rsidRDefault="003D0B02" w:rsidP="00F10E32">
            <w:pPr>
              <w:spacing w:after="0" w:line="240" w:lineRule="auto"/>
              <w:jc w:val="center"/>
              <w:rPr>
                <w:rFonts w:eastAsia="Times New Roman" w:cstheme="minorHAnsi"/>
                <w:color w:val="000000"/>
                <w:sz w:val="24"/>
                <w:szCs w:val="24"/>
              </w:rPr>
            </w:pPr>
            <w:r>
              <w:rPr>
                <w:rFonts w:eastAsia="Times New Roman" w:cstheme="minorHAnsi"/>
                <w:color w:val="000000"/>
                <w:sz w:val="24"/>
                <w:szCs w:val="24"/>
              </w:rPr>
              <w:t>103</w:t>
            </w:r>
          </w:p>
        </w:tc>
        <w:tc>
          <w:tcPr>
            <w:tcW w:w="942" w:type="dxa"/>
            <w:tcBorders>
              <w:top w:val="nil"/>
              <w:left w:val="nil"/>
              <w:bottom w:val="single" w:sz="4" w:space="0" w:color="auto"/>
              <w:right w:val="single" w:sz="4" w:space="0" w:color="auto"/>
            </w:tcBorders>
            <w:shd w:val="clear" w:color="auto" w:fill="auto"/>
            <w:vAlign w:val="center"/>
            <w:hideMark/>
          </w:tcPr>
          <w:p w14:paraId="1BD3422D" w14:textId="47BCBC52" w:rsidR="003D0B02" w:rsidRPr="00B7200A" w:rsidRDefault="003D0B02" w:rsidP="00F10E32">
            <w:pPr>
              <w:spacing w:after="0" w:line="240" w:lineRule="auto"/>
              <w:jc w:val="center"/>
              <w:rPr>
                <w:rFonts w:eastAsia="Times New Roman" w:cstheme="minorHAnsi"/>
                <w:color w:val="000000"/>
                <w:sz w:val="24"/>
                <w:szCs w:val="24"/>
              </w:rPr>
            </w:pPr>
            <w:r>
              <w:rPr>
                <w:rFonts w:eastAsia="Times New Roman" w:cstheme="minorHAnsi"/>
                <w:color w:val="000000"/>
                <w:sz w:val="24"/>
                <w:szCs w:val="24"/>
              </w:rPr>
              <w:t>72</w:t>
            </w:r>
          </w:p>
        </w:tc>
        <w:tc>
          <w:tcPr>
            <w:tcW w:w="942" w:type="dxa"/>
            <w:tcBorders>
              <w:top w:val="nil"/>
              <w:left w:val="nil"/>
              <w:bottom w:val="single" w:sz="4" w:space="0" w:color="auto"/>
              <w:right w:val="single" w:sz="4" w:space="0" w:color="auto"/>
            </w:tcBorders>
          </w:tcPr>
          <w:p w14:paraId="72DA8318" w14:textId="5A2C69D9" w:rsidR="003D0B02" w:rsidRDefault="003D0B02" w:rsidP="00F10E32">
            <w:pPr>
              <w:spacing w:after="0" w:line="240" w:lineRule="auto"/>
              <w:jc w:val="center"/>
              <w:rPr>
                <w:rFonts w:eastAsia="Times New Roman" w:cstheme="minorHAnsi"/>
                <w:color w:val="000000"/>
                <w:sz w:val="24"/>
                <w:szCs w:val="24"/>
              </w:rPr>
            </w:pPr>
            <w:r>
              <w:rPr>
                <w:rFonts w:eastAsia="Times New Roman" w:cstheme="minorHAnsi"/>
                <w:color w:val="000000"/>
                <w:sz w:val="24"/>
                <w:szCs w:val="24"/>
              </w:rPr>
              <w:t>87</w:t>
            </w:r>
          </w:p>
        </w:tc>
      </w:tr>
      <w:tr w:rsidR="003D0B02" w:rsidRPr="00B7200A" w14:paraId="7EFC330C" w14:textId="241DB72E" w:rsidTr="00250130">
        <w:trPr>
          <w:trHeight w:val="315"/>
        </w:trPr>
        <w:tc>
          <w:tcPr>
            <w:tcW w:w="2769" w:type="dxa"/>
            <w:tcBorders>
              <w:top w:val="nil"/>
              <w:left w:val="single" w:sz="4" w:space="0" w:color="auto"/>
              <w:bottom w:val="single" w:sz="4" w:space="0" w:color="auto"/>
              <w:right w:val="single" w:sz="4" w:space="0" w:color="auto"/>
            </w:tcBorders>
            <w:shd w:val="clear" w:color="auto" w:fill="auto"/>
            <w:vAlign w:val="center"/>
            <w:hideMark/>
          </w:tcPr>
          <w:p w14:paraId="3D7E66E4" w14:textId="77777777" w:rsidR="003D0B02" w:rsidRPr="00B7200A" w:rsidRDefault="003D0B02" w:rsidP="00F10E32">
            <w:pPr>
              <w:spacing w:after="0" w:line="240" w:lineRule="auto"/>
              <w:rPr>
                <w:rFonts w:eastAsia="Times New Roman" w:cstheme="minorHAnsi"/>
                <w:color w:val="000000"/>
                <w:sz w:val="24"/>
                <w:szCs w:val="24"/>
              </w:rPr>
            </w:pPr>
            <w:r w:rsidRPr="00B7200A">
              <w:rPr>
                <w:rFonts w:eastAsia="Times New Roman" w:cstheme="minorHAnsi"/>
                <w:color w:val="000000"/>
                <w:sz w:val="24"/>
                <w:szCs w:val="24"/>
              </w:rPr>
              <w:t>Licenses + options</w:t>
            </w:r>
          </w:p>
        </w:tc>
        <w:tc>
          <w:tcPr>
            <w:tcW w:w="942" w:type="dxa"/>
            <w:tcBorders>
              <w:top w:val="nil"/>
              <w:left w:val="nil"/>
              <w:bottom w:val="single" w:sz="4" w:space="0" w:color="auto"/>
              <w:right w:val="single" w:sz="4" w:space="0" w:color="auto"/>
            </w:tcBorders>
          </w:tcPr>
          <w:p w14:paraId="34F9B4C2" w14:textId="1C32E9F2" w:rsidR="003D0B02" w:rsidRPr="00B7200A" w:rsidRDefault="003D0B02" w:rsidP="00F10E32">
            <w:pPr>
              <w:spacing w:after="0" w:line="240" w:lineRule="auto"/>
              <w:jc w:val="center"/>
              <w:rPr>
                <w:rFonts w:eastAsia="Times New Roman" w:cstheme="minorHAnsi"/>
                <w:color w:val="000000"/>
                <w:sz w:val="24"/>
                <w:szCs w:val="24"/>
              </w:rPr>
            </w:pPr>
            <w:r w:rsidRPr="00B7200A">
              <w:rPr>
                <w:rFonts w:eastAsia="Times New Roman" w:cstheme="minorHAnsi"/>
                <w:color w:val="000000"/>
                <w:sz w:val="24"/>
                <w:szCs w:val="24"/>
              </w:rPr>
              <w:t>37</w:t>
            </w:r>
          </w:p>
        </w:tc>
        <w:tc>
          <w:tcPr>
            <w:tcW w:w="942" w:type="dxa"/>
            <w:tcBorders>
              <w:top w:val="nil"/>
              <w:left w:val="nil"/>
              <w:bottom w:val="single" w:sz="4" w:space="0" w:color="auto"/>
              <w:right w:val="single" w:sz="4" w:space="0" w:color="auto"/>
            </w:tcBorders>
          </w:tcPr>
          <w:p w14:paraId="6A9842E7" w14:textId="6845AB73" w:rsidR="003D0B02" w:rsidRPr="00B7200A" w:rsidRDefault="003D0B02" w:rsidP="00F10E32">
            <w:pPr>
              <w:spacing w:after="0" w:line="240" w:lineRule="auto"/>
              <w:jc w:val="center"/>
              <w:rPr>
                <w:rFonts w:eastAsia="Times New Roman" w:cstheme="minorHAnsi"/>
                <w:color w:val="000000"/>
                <w:sz w:val="24"/>
                <w:szCs w:val="24"/>
              </w:rPr>
            </w:pPr>
            <w:r>
              <w:rPr>
                <w:rFonts w:eastAsia="Times New Roman" w:cstheme="minorHAnsi"/>
                <w:color w:val="000000"/>
                <w:sz w:val="24"/>
                <w:szCs w:val="24"/>
              </w:rPr>
              <w:t>47</w:t>
            </w:r>
          </w:p>
        </w:tc>
        <w:tc>
          <w:tcPr>
            <w:tcW w:w="942" w:type="dxa"/>
            <w:tcBorders>
              <w:top w:val="nil"/>
              <w:left w:val="nil"/>
              <w:bottom w:val="single" w:sz="4" w:space="0" w:color="auto"/>
              <w:right w:val="single" w:sz="4" w:space="0" w:color="auto"/>
            </w:tcBorders>
          </w:tcPr>
          <w:p w14:paraId="6E4B7C3F" w14:textId="53CF4001" w:rsidR="003D0B02" w:rsidRPr="00B7200A" w:rsidRDefault="003D0B02" w:rsidP="00F10E32">
            <w:pPr>
              <w:spacing w:after="0" w:line="240" w:lineRule="auto"/>
              <w:jc w:val="center"/>
              <w:rPr>
                <w:rFonts w:eastAsia="Times New Roman" w:cstheme="minorHAnsi"/>
                <w:color w:val="000000"/>
                <w:sz w:val="24"/>
                <w:szCs w:val="24"/>
              </w:rPr>
            </w:pPr>
            <w:r>
              <w:rPr>
                <w:rFonts w:eastAsia="Times New Roman" w:cstheme="minorHAnsi"/>
                <w:color w:val="000000"/>
                <w:sz w:val="24"/>
                <w:szCs w:val="24"/>
              </w:rPr>
              <w:t>48</w:t>
            </w:r>
          </w:p>
        </w:tc>
        <w:tc>
          <w:tcPr>
            <w:tcW w:w="942" w:type="dxa"/>
            <w:tcBorders>
              <w:top w:val="nil"/>
              <w:left w:val="nil"/>
              <w:bottom w:val="single" w:sz="4" w:space="0" w:color="auto"/>
              <w:right w:val="single" w:sz="4" w:space="0" w:color="auto"/>
            </w:tcBorders>
            <w:shd w:val="clear" w:color="auto" w:fill="auto"/>
            <w:vAlign w:val="center"/>
            <w:hideMark/>
          </w:tcPr>
          <w:p w14:paraId="353E15F7" w14:textId="2E917254" w:rsidR="003D0B02" w:rsidRPr="00B7200A" w:rsidRDefault="003D0B02" w:rsidP="00F10E32">
            <w:pPr>
              <w:spacing w:after="0" w:line="240" w:lineRule="auto"/>
              <w:jc w:val="center"/>
              <w:rPr>
                <w:rFonts w:eastAsia="Times New Roman" w:cstheme="minorHAnsi"/>
                <w:color w:val="000000"/>
                <w:sz w:val="24"/>
                <w:szCs w:val="24"/>
              </w:rPr>
            </w:pPr>
            <w:r>
              <w:rPr>
                <w:rFonts w:eastAsia="Times New Roman" w:cstheme="minorHAnsi"/>
                <w:color w:val="000000"/>
                <w:sz w:val="24"/>
                <w:szCs w:val="24"/>
              </w:rPr>
              <w:t>47</w:t>
            </w:r>
          </w:p>
        </w:tc>
        <w:tc>
          <w:tcPr>
            <w:tcW w:w="942" w:type="dxa"/>
            <w:tcBorders>
              <w:top w:val="nil"/>
              <w:left w:val="nil"/>
              <w:bottom w:val="single" w:sz="4" w:space="0" w:color="auto"/>
              <w:right w:val="single" w:sz="4" w:space="0" w:color="auto"/>
            </w:tcBorders>
          </w:tcPr>
          <w:p w14:paraId="2309361B" w14:textId="336D2306" w:rsidR="003D0B02" w:rsidRDefault="003D0B02" w:rsidP="00F10E32">
            <w:pPr>
              <w:spacing w:after="0" w:line="240" w:lineRule="auto"/>
              <w:jc w:val="center"/>
              <w:rPr>
                <w:rFonts w:eastAsia="Times New Roman" w:cstheme="minorHAnsi"/>
                <w:color w:val="000000"/>
                <w:sz w:val="24"/>
                <w:szCs w:val="24"/>
              </w:rPr>
            </w:pPr>
            <w:r>
              <w:rPr>
                <w:rFonts w:eastAsia="Times New Roman" w:cstheme="minorHAnsi"/>
                <w:color w:val="000000"/>
                <w:sz w:val="24"/>
                <w:szCs w:val="24"/>
              </w:rPr>
              <w:t>29</w:t>
            </w:r>
          </w:p>
        </w:tc>
      </w:tr>
      <w:tr w:rsidR="003D0B02" w:rsidRPr="00B7200A" w14:paraId="25B1D337" w14:textId="2DD21A07" w:rsidTr="00250130">
        <w:trPr>
          <w:trHeight w:val="315"/>
        </w:trPr>
        <w:tc>
          <w:tcPr>
            <w:tcW w:w="2769" w:type="dxa"/>
            <w:tcBorders>
              <w:top w:val="nil"/>
              <w:left w:val="single" w:sz="4" w:space="0" w:color="auto"/>
              <w:bottom w:val="single" w:sz="4" w:space="0" w:color="auto"/>
              <w:right w:val="single" w:sz="4" w:space="0" w:color="auto"/>
            </w:tcBorders>
            <w:shd w:val="clear" w:color="auto" w:fill="auto"/>
            <w:vAlign w:val="center"/>
            <w:hideMark/>
          </w:tcPr>
          <w:p w14:paraId="2C3F4913" w14:textId="77777777" w:rsidR="003D0B02" w:rsidRPr="00B7200A" w:rsidRDefault="003D0B02" w:rsidP="00F10E32">
            <w:pPr>
              <w:spacing w:after="0" w:line="240" w:lineRule="auto"/>
              <w:rPr>
                <w:rFonts w:eastAsia="Times New Roman" w:cstheme="minorHAnsi"/>
                <w:color w:val="000000"/>
                <w:sz w:val="24"/>
                <w:szCs w:val="24"/>
              </w:rPr>
            </w:pPr>
            <w:r w:rsidRPr="00B7200A">
              <w:rPr>
                <w:rFonts w:eastAsia="Times New Roman" w:cstheme="minorHAnsi"/>
                <w:color w:val="000000"/>
                <w:sz w:val="24"/>
                <w:szCs w:val="24"/>
              </w:rPr>
              <w:t>Patent applications</w:t>
            </w:r>
          </w:p>
        </w:tc>
        <w:tc>
          <w:tcPr>
            <w:tcW w:w="942" w:type="dxa"/>
            <w:tcBorders>
              <w:top w:val="nil"/>
              <w:left w:val="nil"/>
              <w:bottom w:val="single" w:sz="4" w:space="0" w:color="auto"/>
              <w:right w:val="single" w:sz="4" w:space="0" w:color="auto"/>
            </w:tcBorders>
          </w:tcPr>
          <w:p w14:paraId="3E9A775E" w14:textId="0CE9B5C8" w:rsidR="003D0B02" w:rsidRPr="00B7200A" w:rsidRDefault="003D0B02" w:rsidP="00F10E32">
            <w:pPr>
              <w:spacing w:after="0" w:line="240" w:lineRule="auto"/>
              <w:jc w:val="center"/>
              <w:rPr>
                <w:rFonts w:eastAsia="Times New Roman" w:cstheme="minorHAnsi"/>
                <w:color w:val="000000"/>
                <w:sz w:val="24"/>
                <w:szCs w:val="24"/>
              </w:rPr>
            </w:pPr>
            <w:r w:rsidRPr="00B7200A">
              <w:rPr>
                <w:rFonts w:eastAsia="Times New Roman" w:cstheme="minorHAnsi"/>
                <w:color w:val="000000"/>
                <w:sz w:val="24"/>
                <w:szCs w:val="24"/>
              </w:rPr>
              <w:t>146</w:t>
            </w:r>
          </w:p>
        </w:tc>
        <w:tc>
          <w:tcPr>
            <w:tcW w:w="942" w:type="dxa"/>
            <w:tcBorders>
              <w:top w:val="nil"/>
              <w:left w:val="nil"/>
              <w:bottom w:val="single" w:sz="4" w:space="0" w:color="auto"/>
              <w:right w:val="single" w:sz="4" w:space="0" w:color="auto"/>
            </w:tcBorders>
          </w:tcPr>
          <w:p w14:paraId="46E22B70" w14:textId="093DB039" w:rsidR="003D0B02" w:rsidRPr="00B7200A" w:rsidRDefault="003D0B02" w:rsidP="00F10E32">
            <w:pPr>
              <w:spacing w:after="0" w:line="240" w:lineRule="auto"/>
              <w:jc w:val="center"/>
              <w:rPr>
                <w:rFonts w:eastAsia="Times New Roman" w:cstheme="minorHAnsi"/>
                <w:color w:val="000000"/>
                <w:sz w:val="24"/>
                <w:szCs w:val="24"/>
              </w:rPr>
            </w:pPr>
            <w:r>
              <w:rPr>
                <w:rFonts w:eastAsia="Times New Roman" w:cstheme="minorHAnsi"/>
                <w:color w:val="000000"/>
                <w:sz w:val="24"/>
                <w:szCs w:val="24"/>
              </w:rPr>
              <w:t>123</w:t>
            </w:r>
          </w:p>
        </w:tc>
        <w:tc>
          <w:tcPr>
            <w:tcW w:w="942" w:type="dxa"/>
            <w:tcBorders>
              <w:top w:val="nil"/>
              <w:left w:val="nil"/>
              <w:bottom w:val="single" w:sz="4" w:space="0" w:color="auto"/>
              <w:right w:val="single" w:sz="4" w:space="0" w:color="auto"/>
            </w:tcBorders>
          </w:tcPr>
          <w:p w14:paraId="6DA93CCE" w14:textId="0837A328" w:rsidR="003D0B02" w:rsidRPr="00B7200A" w:rsidRDefault="003D0B02" w:rsidP="00F10E32">
            <w:pPr>
              <w:spacing w:after="0" w:line="240" w:lineRule="auto"/>
              <w:jc w:val="center"/>
              <w:rPr>
                <w:rFonts w:eastAsia="Times New Roman" w:cstheme="minorHAnsi"/>
                <w:color w:val="000000"/>
                <w:sz w:val="24"/>
                <w:szCs w:val="24"/>
              </w:rPr>
            </w:pPr>
            <w:r>
              <w:rPr>
                <w:rFonts w:eastAsia="Times New Roman" w:cstheme="minorHAnsi"/>
                <w:color w:val="000000"/>
                <w:sz w:val="24"/>
                <w:szCs w:val="24"/>
              </w:rPr>
              <w:t>188</w:t>
            </w:r>
          </w:p>
        </w:tc>
        <w:tc>
          <w:tcPr>
            <w:tcW w:w="942" w:type="dxa"/>
            <w:tcBorders>
              <w:top w:val="nil"/>
              <w:left w:val="nil"/>
              <w:bottom w:val="single" w:sz="4" w:space="0" w:color="auto"/>
              <w:right w:val="single" w:sz="4" w:space="0" w:color="auto"/>
            </w:tcBorders>
            <w:shd w:val="clear" w:color="auto" w:fill="auto"/>
            <w:vAlign w:val="center"/>
            <w:hideMark/>
          </w:tcPr>
          <w:p w14:paraId="12E31F2B" w14:textId="1E9E3574" w:rsidR="003D0B02" w:rsidRPr="00B7200A" w:rsidRDefault="003D0B02" w:rsidP="00F10E32">
            <w:pPr>
              <w:spacing w:after="0" w:line="240" w:lineRule="auto"/>
              <w:jc w:val="center"/>
              <w:rPr>
                <w:rFonts w:eastAsia="Times New Roman" w:cstheme="minorHAnsi"/>
                <w:color w:val="000000"/>
                <w:sz w:val="24"/>
                <w:szCs w:val="24"/>
              </w:rPr>
            </w:pPr>
            <w:r>
              <w:rPr>
                <w:rFonts w:eastAsia="Times New Roman" w:cstheme="minorHAnsi"/>
                <w:color w:val="000000"/>
                <w:sz w:val="24"/>
                <w:szCs w:val="24"/>
              </w:rPr>
              <w:t>175</w:t>
            </w:r>
          </w:p>
        </w:tc>
        <w:tc>
          <w:tcPr>
            <w:tcW w:w="942" w:type="dxa"/>
            <w:tcBorders>
              <w:top w:val="nil"/>
              <w:left w:val="nil"/>
              <w:bottom w:val="single" w:sz="4" w:space="0" w:color="auto"/>
              <w:right w:val="single" w:sz="4" w:space="0" w:color="auto"/>
            </w:tcBorders>
          </w:tcPr>
          <w:p w14:paraId="703D52D6" w14:textId="7C1F952C" w:rsidR="003D0B02" w:rsidRDefault="006948C8" w:rsidP="00F10E32">
            <w:pPr>
              <w:spacing w:after="0" w:line="240" w:lineRule="auto"/>
              <w:jc w:val="center"/>
              <w:rPr>
                <w:rFonts w:eastAsia="Times New Roman" w:cstheme="minorHAnsi"/>
                <w:color w:val="000000"/>
                <w:sz w:val="24"/>
                <w:szCs w:val="24"/>
              </w:rPr>
            </w:pPr>
            <w:r>
              <w:rPr>
                <w:rFonts w:eastAsia="Times New Roman" w:cstheme="minorHAnsi"/>
                <w:color w:val="000000"/>
                <w:sz w:val="24"/>
                <w:szCs w:val="24"/>
              </w:rPr>
              <w:t>121</w:t>
            </w:r>
          </w:p>
        </w:tc>
      </w:tr>
      <w:tr w:rsidR="003D0B02" w:rsidRPr="00B7200A" w14:paraId="0F329476" w14:textId="71235695" w:rsidTr="00250130">
        <w:trPr>
          <w:trHeight w:val="315"/>
        </w:trPr>
        <w:tc>
          <w:tcPr>
            <w:tcW w:w="2769" w:type="dxa"/>
            <w:tcBorders>
              <w:top w:val="nil"/>
              <w:left w:val="single" w:sz="4" w:space="0" w:color="auto"/>
              <w:bottom w:val="single" w:sz="4" w:space="0" w:color="auto"/>
              <w:right w:val="single" w:sz="4" w:space="0" w:color="auto"/>
            </w:tcBorders>
            <w:shd w:val="clear" w:color="auto" w:fill="auto"/>
            <w:vAlign w:val="center"/>
            <w:hideMark/>
          </w:tcPr>
          <w:p w14:paraId="77700229" w14:textId="77777777" w:rsidR="003D0B02" w:rsidRPr="00B7200A" w:rsidRDefault="003D0B02" w:rsidP="00F10E32">
            <w:pPr>
              <w:spacing w:after="0" w:line="240" w:lineRule="auto"/>
              <w:rPr>
                <w:rFonts w:eastAsia="Times New Roman" w:cstheme="minorHAnsi"/>
                <w:color w:val="000000"/>
                <w:sz w:val="24"/>
                <w:szCs w:val="24"/>
              </w:rPr>
            </w:pPr>
            <w:r w:rsidRPr="00B7200A">
              <w:rPr>
                <w:rFonts w:eastAsia="Times New Roman" w:cstheme="minorHAnsi"/>
                <w:color w:val="000000"/>
                <w:sz w:val="24"/>
                <w:szCs w:val="24"/>
              </w:rPr>
              <w:t>Issued patents</w:t>
            </w:r>
          </w:p>
        </w:tc>
        <w:tc>
          <w:tcPr>
            <w:tcW w:w="942" w:type="dxa"/>
            <w:tcBorders>
              <w:top w:val="nil"/>
              <w:left w:val="nil"/>
              <w:bottom w:val="single" w:sz="4" w:space="0" w:color="auto"/>
              <w:right w:val="single" w:sz="4" w:space="0" w:color="auto"/>
            </w:tcBorders>
          </w:tcPr>
          <w:p w14:paraId="4615EB3B" w14:textId="36756634" w:rsidR="003D0B02" w:rsidRPr="00B7200A" w:rsidRDefault="00AA595D" w:rsidP="00F10E32">
            <w:pPr>
              <w:spacing w:after="0" w:line="240" w:lineRule="auto"/>
              <w:jc w:val="center"/>
              <w:rPr>
                <w:rFonts w:eastAsia="Times New Roman" w:cstheme="minorHAnsi"/>
                <w:color w:val="000000"/>
                <w:sz w:val="24"/>
                <w:szCs w:val="24"/>
              </w:rPr>
            </w:pPr>
            <w:r>
              <w:rPr>
                <w:rFonts w:eastAsia="Times New Roman" w:cstheme="minorHAnsi"/>
                <w:color w:val="000000"/>
                <w:sz w:val="24"/>
                <w:szCs w:val="24"/>
              </w:rPr>
              <w:t>76</w:t>
            </w:r>
          </w:p>
        </w:tc>
        <w:tc>
          <w:tcPr>
            <w:tcW w:w="942" w:type="dxa"/>
            <w:tcBorders>
              <w:top w:val="nil"/>
              <w:left w:val="nil"/>
              <w:bottom w:val="single" w:sz="4" w:space="0" w:color="auto"/>
              <w:right w:val="single" w:sz="4" w:space="0" w:color="auto"/>
            </w:tcBorders>
          </w:tcPr>
          <w:p w14:paraId="51EE1538" w14:textId="3E1667C8" w:rsidR="003D0B02" w:rsidRPr="00B7200A" w:rsidRDefault="003D0B02" w:rsidP="00F10E32">
            <w:pPr>
              <w:spacing w:after="0" w:line="240" w:lineRule="auto"/>
              <w:jc w:val="center"/>
              <w:rPr>
                <w:rFonts w:eastAsia="Times New Roman" w:cstheme="minorHAnsi"/>
                <w:color w:val="000000"/>
                <w:sz w:val="24"/>
                <w:szCs w:val="24"/>
              </w:rPr>
            </w:pPr>
            <w:r>
              <w:rPr>
                <w:rFonts w:eastAsia="Times New Roman" w:cstheme="minorHAnsi"/>
                <w:color w:val="000000"/>
                <w:sz w:val="24"/>
                <w:szCs w:val="24"/>
              </w:rPr>
              <w:t>86</w:t>
            </w:r>
          </w:p>
        </w:tc>
        <w:tc>
          <w:tcPr>
            <w:tcW w:w="942" w:type="dxa"/>
            <w:tcBorders>
              <w:top w:val="nil"/>
              <w:left w:val="nil"/>
              <w:bottom w:val="single" w:sz="4" w:space="0" w:color="auto"/>
              <w:right w:val="single" w:sz="4" w:space="0" w:color="auto"/>
            </w:tcBorders>
          </w:tcPr>
          <w:p w14:paraId="35B0D691" w14:textId="7C98352D" w:rsidR="003D0B02" w:rsidRPr="00B7200A" w:rsidRDefault="003D0B02" w:rsidP="00F10E32">
            <w:pPr>
              <w:spacing w:after="0" w:line="240" w:lineRule="auto"/>
              <w:jc w:val="center"/>
              <w:rPr>
                <w:rFonts w:eastAsia="Times New Roman" w:cstheme="minorHAnsi"/>
                <w:color w:val="000000"/>
                <w:sz w:val="24"/>
                <w:szCs w:val="24"/>
              </w:rPr>
            </w:pPr>
            <w:r>
              <w:rPr>
                <w:rFonts w:eastAsia="Times New Roman" w:cstheme="minorHAnsi"/>
                <w:color w:val="000000"/>
                <w:sz w:val="24"/>
                <w:szCs w:val="24"/>
              </w:rPr>
              <w:t>80</w:t>
            </w:r>
          </w:p>
        </w:tc>
        <w:tc>
          <w:tcPr>
            <w:tcW w:w="942" w:type="dxa"/>
            <w:tcBorders>
              <w:top w:val="nil"/>
              <w:left w:val="nil"/>
              <w:bottom w:val="single" w:sz="4" w:space="0" w:color="auto"/>
              <w:right w:val="single" w:sz="4" w:space="0" w:color="auto"/>
            </w:tcBorders>
            <w:shd w:val="clear" w:color="auto" w:fill="auto"/>
            <w:vAlign w:val="center"/>
            <w:hideMark/>
          </w:tcPr>
          <w:p w14:paraId="1F0FD5F5" w14:textId="3574F359" w:rsidR="003D0B02" w:rsidRPr="00B7200A" w:rsidRDefault="003D0B02" w:rsidP="00F10E32">
            <w:pPr>
              <w:spacing w:after="0" w:line="240" w:lineRule="auto"/>
              <w:jc w:val="center"/>
              <w:rPr>
                <w:rFonts w:eastAsia="Times New Roman" w:cstheme="minorHAnsi"/>
                <w:color w:val="000000"/>
                <w:sz w:val="24"/>
                <w:szCs w:val="24"/>
              </w:rPr>
            </w:pPr>
            <w:r>
              <w:rPr>
                <w:rFonts w:eastAsia="Times New Roman" w:cstheme="minorHAnsi"/>
                <w:color w:val="000000"/>
                <w:sz w:val="24"/>
                <w:szCs w:val="24"/>
              </w:rPr>
              <w:t>58</w:t>
            </w:r>
          </w:p>
        </w:tc>
        <w:tc>
          <w:tcPr>
            <w:tcW w:w="942" w:type="dxa"/>
            <w:tcBorders>
              <w:top w:val="nil"/>
              <w:left w:val="nil"/>
              <w:bottom w:val="single" w:sz="4" w:space="0" w:color="auto"/>
              <w:right w:val="single" w:sz="4" w:space="0" w:color="auto"/>
            </w:tcBorders>
          </w:tcPr>
          <w:p w14:paraId="73BD8345" w14:textId="1D8D6C20" w:rsidR="003D0B02" w:rsidRDefault="00DF59C7" w:rsidP="00F10E32">
            <w:pPr>
              <w:spacing w:after="0" w:line="240" w:lineRule="auto"/>
              <w:jc w:val="center"/>
              <w:rPr>
                <w:rFonts w:eastAsia="Times New Roman" w:cstheme="minorHAnsi"/>
                <w:color w:val="000000"/>
                <w:sz w:val="24"/>
                <w:szCs w:val="24"/>
              </w:rPr>
            </w:pPr>
            <w:r>
              <w:rPr>
                <w:rFonts w:eastAsia="Times New Roman" w:cstheme="minorHAnsi"/>
                <w:color w:val="000000"/>
                <w:sz w:val="24"/>
                <w:szCs w:val="24"/>
              </w:rPr>
              <w:t>69</w:t>
            </w:r>
          </w:p>
        </w:tc>
      </w:tr>
    </w:tbl>
    <w:p w14:paraId="56756B20" w14:textId="77777777" w:rsidR="003605C7" w:rsidRDefault="003605C7" w:rsidP="003605C7"/>
    <w:p w14:paraId="355AE400" w14:textId="77777777" w:rsidR="005443F5" w:rsidRDefault="005443F5" w:rsidP="005443F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Regents</w:t>
      </w:r>
      <w:r>
        <w:rPr>
          <w:rStyle w:val="apple-converted-space"/>
          <w:rFonts w:ascii="Calibri" w:hAnsi="Calibri" w:cs="Calibri"/>
          <w:b/>
          <w:bCs/>
        </w:rPr>
        <w:t> </w:t>
      </w:r>
      <w:r>
        <w:rPr>
          <w:rStyle w:val="normaltextrun"/>
          <w:rFonts w:ascii="Calibri" w:hAnsi="Calibri" w:cs="Calibri"/>
          <w:b/>
          <w:bCs/>
        </w:rPr>
        <w:t>Innovation</w:t>
      </w:r>
      <w:r>
        <w:rPr>
          <w:rStyle w:val="apple-converted-space"/>
          <w:rFonts w:ascii="Calibri" w:hAnsi="Calibri" w:cs="Calibri"/>
          <w:b/>
          <w:bCs/>
        </w:rPr>
        <w:t> </w:t>
      </w:r>
      <w:r>
        <w:rPr>
          <w:rStyle w:val="normaltextrun"/>
          <w:rFonts w:ascii="Calibri" w:hAnsi="Calibri" w:cs="Calibri"/>
          <w:b/>
          <w:bCs/>
        </w:rPr>
        <w:t>Funds</w:t>
      </w:r>
      <w:r>
        <w:rPr>
          <w:rStyle w:val="apple-converted-space"/>
          <w:rFonts w:ascii="Calibri" w:hAnsi="Calibri" w:cs="Calibri"/>
          <w:b/>
          <w:bCs/>
        </w:rPr>
        <w:t> </w:t>
      </w:r>
      <w:r>
        <w:rPr>
          <w:rStyle w:val="normaltextrun"/>
          <w:rFonts w:ascii="Calibri" w:hAnsi="Calibri" w:cs="Calibri"/>
          <w:b/>
          <w:bCs/>
        </w:rPr>
        <w:t>Spent</w:t>
      </w:r>
      <w:r>
        <w:rPr>
          <w:rStyle w:val="apple-converted-space"/>
          <w:rFonts w:ascii="Calibri" w:hAnsi="Calibri" w:cs="Calibri"/>
          <w:b/>
          <w:bCs/>
        </w:rPr>
        <w:t> </w:t>
      </w:r>
      <w:r>
        <w:rPr>
          <w:rStyle w:val="normaltextrun"/>
          <w:rFonts w:ascii="Calibri" w:hAnsi="Calibri" w:cs="Calibri"/>
          <w:b/>
          <w:bCs/>
        </w:rPr>
        <w:t>to</w:t>
      </w:r>
      <w:r>
        <w:rPr>
          <w:rStyle w:val="apple-converted-space"/>
          <w:rFonts w:ascii="Calibri" w:hAnsi="Calibri" w:cs="Calibri"/>
          <w:b/>
          <w:bCs/>
        </w:rPr>
        <w:t> </w:t>
      </w:r>
      <w:r>
        <w:rPr>
          <w:rStyle w:val="normaltextrun"/>
          <w:rFonts w:ascii="Calibri" w:hAnsi="Calibri" w:cs="Calibri"/>
          <w:b/>
          <w:bCs/>
        </w:rPr>
        <w:t>Promote</w:t>
      </w:r>
      <w:r>
        <w:rPr>
          <w:rStyle w:val="apple-converted-space"/>
          <w:rFonts w:ascii="Calibri" w:hAnsi="Calibri" w:cs="Calibri"/>
          <w:b/>
          <w:bCs/>
        </w:rPr>
        <w:t> </w:t>
      </w:r>
      <w:r>
        <w:rPr>
          <w:rStyle w:val="normaltextrun"/>
          <w:rFonts w:ascii="Calibri" w:hAnsi="Calibri" w:cs="Calibri"/>
          <w:b/>
          <w:bCs/>
        </w:rPr>
        <w:t>Economic</w:t>
      </w:r>
      <w:r>
        <w:rPr>
          <w:rStyle w:val="apple-converted-space"/>
          <w:rFonts w:ascii="Calibri" w:hAnsi="Calibri" w:cs="Calibri"/>
          <w:b/>
          <w:bCs/>
        </w:rPr>
        <w:t> </w:t>
      </w:r>
      <w:r>
        <w:rPr>
          <w:rStyle w:val="normaltextrun"/>
          <w:rFonts w:ascii="Calibri" w:hAnsi="Calibri" w:cs="Calibri"/>
          <w:b/>
          <w:bCs/>
        </w:rPr>
        <w:t>Development</w:t>
      </w:r>
      <w:r>
        <w:rPr>
          <w:rStyle w:val="apple-converted-space"/>
          <w:rFonts w:ascii="Calibri" w:hAnsi="Calibri" w:cs="Calibri"/>
          <w:b/>
          <w:bCs/>
        </w:rPr>
        <w:t> </w:t>
      </w:r>
      <w:r>
        <w:rPr>
          <w:rStyle w:val="normaltextrun"/>
          <w:rFonts w:ascii="Calibri" w:hAnsi="Calibri" w:cs="Calibri"/>
          <w:b/>
          <w:bCs/>
        </w:rPr>
        <w:t>in Iowa</w:t>
      </w:r>
      <w:r>
        <w:rPr>
          <w:rStyle w:val="eop"/>
          <w:rFonts w:ascii="Calibri" w:hAnsi="Calibri" w:cs="Calibri"/>
        </w:rPr>
        <w:t> </w:t>
      </w:r>
    </w:p>
    <w:p w14:paraId="7AE99675" w14:textId="50DEA22B" w:rsidR="005443F5" w:rsidRDefault="005443F5" w:rsidP="0055226F">
      <w:pPr>
        <w:pStyle w:val="paragraph"/>
        <w:numPr>
          <w:ilvl w:val="0"/>
          <w:numId w:val="40"/>
        </w:numPr>
        <w:spacing w:before="0" w:beforeAutospacing="0" w:after="0" w:afterAutospacing="0"/>
        <w:ind w:left="720"/>
        <w:textAlignment w:val="baseline"/>
        <w:rPr>
          <w:rFonts w:ascii="Verdana" w:hAnsi="Verdana" w:cs="Segoe UI"/>
        </w:rPr>
      </w:pPr>
      <w:proofErr w:type="spellStart"/>
      <w:r>
        <w:rPr>
          <w:rStyle w:val="normaltextrun"/>
          <w:rFonts w:ascii="Calibri" w:hAnsi="Calibri" w:cs="Calibri"/>
          <w:color w:val="000000"/>
        </w:rPr>
        <w:t>Protostudios</w:t>
      </w:r>
      <w:proofErr w:type="spellEnd"/>
      <w:r>
        <w:rPr>
          <w:rStyle w:val="normaltextrun"/>
          <w:rFonts w:ascii="Calibri" w:hAnsi="Calibri" w:cs="Calibri"/>
          <w:color w:val="000000"/>
        </w:rPr>
        <w:t>: $</w:t>
      </w:r>
      <w:r w:rsidR="00250130">
        <w:rPr>
          <w:rStyle w:val="normaltextrun"/>
          <w:rFonts w:ascii="Calibri" w:hAnsi="Calibri" w:cs="Calibri"/>
          <w:color w:val="000000"/>
        </w:rPr>
        <w:t>125,681</w:t>
      </w:r>
      <w:r w:rsidR="004D7658">
        <w:rPr>
          <w:rStyle w:val="normaltextrun"/>
          <w:rFonts w:ascii="Calibri" w:hAnsi="Calibri" w:cs="Calibri"/>
          <w:color w:val="000000"/>
        </w:rPr>
        <w:t xml:space="preserve"> </w:t>
      </w:r>
      <w:r>
        <w:rPr>
          <w:rStyle w:val="normaltextrun"/>
          <w:rFonts w:ascii="Calibri" w:hAnsi="Calibri" w:cs="Calibri"/>
          <w:color w:val="000000"/>
        </w:rPr>
        <w:t>for personnel and general expenses</w:t>
      </w:r>
      <w:r>
        <w:rPr>
          <w:rStyle w:val="eop"/>
          <w:rFonts w:ascii="Calibri" w:hAnsi="Calibri" w:cs="Calibri"/>
          <w:color w:val="000000"/>
        </w:rPr>
        <w:t> </w:t>
      </w:r>
    </w:p>
    <w:p w14:paraId="6E3E0B20" w14:textId="08003E31" w:rsidR="005443F5" w:rsidRDefault="005443F5" w:rsidP="0055226F">
      <w:pPr>
        <w:pStyle w:val="paragraph"/>
        <w:numPr>
          <w:ilvl w:val="0"/>
          <w:numId w:val="40"/>
        </w:numPr>
        <w:spacing w:before="0" w:beforeAutospacing="0" w:after="0" w:afterAutospacing="0"/>
        <w:ind w:left="720"/>
        <w:textAlignment w:val="baseline"/>
        <w:rPr>
          <w:rFonts w:ascii="Verdana" w:hAnsi="Verdana" w:cs="Segoe UI"/>
        </w:rPr>
      </w:pPr>
      <w:r>
        <w:rPr>
          <w:rStyle w:val="normaltextrun"/>
          <w:rFonts w:ascii="Calibri" w:hAnsi="Calibri" w:cs="Calibri"/>
          <w:color w:val="000000"/>
        </w:rPr>
        <w:t>UI Research Park: $</w:t>
      </w:r>
      <w:r w:rsidR="00250130">
        <w:rPr>
          <w:rStyle w:val="normaltextrun"/>
          <w:rFonts w:ascii="Calibri" w:hAnsi="Calibri" w:cs="Calibri"/>
          <w:color w:val="000000"/>
        </w:rPr>
        <w:t>87,665</w:t>
      </w:r>
      <w:r>
        <w:rPr>
          <w:rStyle w:val="normaltextrun"/>
          <w:rFonts w:ascii="Calibri" w:hAnsi="Calibri" w:cs="Calibri"/>
          <w:color w:val="000000"/>
        </w:rPr>
        <w:t xml:space="preserve"> for </w:t>
      </w:r>
      <w:proofErr w:type="spellStart"/>
      <w:r>
        <w:rPr>
          <w:rStyle w:val="normaltextrun"/>
          <w:rFonts w:ascii="Calibri" w:hAnsi="Calibri" w:cs="Calibri"/>
          <w:color w:val="000000"/>
        </w:rPr>
        <w:t>BioVentures</w:t>
      </w:r>
      <w:proofErr w:type="spellEnd"/>
      <w:r>
        <w:rPr>
          <w:rStyle w:val="normaltextrun"/>
          <w:rFonts w:ascii="Calibri" w:hAnsi="Calibri" w:cs="Calibri"/>
          <w:color w:val="000000"/>
        </w:rPr>
        <w:t xml:space="preserve"> Center personnel, operating/general expenses</w:t>
      </w:r>
      <w:r>
        <w:rPr>
          <w:rStyle w:val="eop"/>
          <w:rFonts w:ascii="Calibri" w:hAnsi="Calibri" w:cs="Calibri"/>
          <w:color w:val="000000"/>
        </w:rPr>
        <w:t> </w:t>
      </w:r>
    </w:p>
    <w:p w14:paraId="5D3DB7F2" w14:textId="0C5E86DD" w:rsidR="005443F5" w:rsidRDefault="005443F5" w:rsidP="0055226F">
      <w:pPr>
        <w:pStyle w:val="paragraph"/>
        <w:numPr>
          <w:ilvl w:val="0"/>
          <w:numId w:val="40"/>
        </w:numPr>
        <w:spacing w:before="0" w:beforeAutospacing="0" w:after="0" w:afterAutospacing="0"/>
        <w:ind w:left="720"/>
        <w:textAlignment w:val="baseline"/>
        <w:rPr>
          <w:rFonts w:ascii="Calibri" w:hAnsi="Calibri" w:cs="Calibri"/>
        </w:rPr>
      </w:pPr>
      <w:r>
        <w:rPr>
          <w:rStyle w:val="normaltextrun"/>
          <w:rFonts w:ascii="Calibri" w:hAnsi="Calibri" w:cs="Calibri"/>
          <w:color w:val="000000"/>
        </w:rPr>
        <w:t>UI Ventures and MADE: $</w:t>
      </w:r>
      <w:r w:rsidR="00250130">
        <w:rPr>
          <w:rStyle w:val="normaltextrun"/>
          <w:rFonts w:ascii="Calibri" w:hAnsi="Calibri" w:cs="Calibri"/>
          <w:color w:val="000000"/>
        </w:rPr>
        <w:t>781,358</w:t>
      </w:r>
      <w:r>
        <w:rPr>
          <w:rStyle w:val="normaltextrun"/>
          <w:rFonts w:ascii="Calibri" w:hAnsi="Calibri" w:cs="Calibri"/>
          <w:color w:val="000000"/>
        </w:rPr>
        <w:t xml:space="preserve"> for personnel, consultants, student interns, award and general expenses</w:t>
      </w:r>
      <w:r>
        <w:rPr>
          <w:rStyle w:val="eop"/>
          <w:rFonts w:ascii="Calibri" w:hAnsi="Calibri" w:cs="Calibri"/>
          <w:color w:val="000000"/>
        </w:rPr>
        <w:t> </w:t>
      </w:r>
    </w:p>
    <w:p w14:paraId="1C49DCC3" w14:textId="77777777" w:rsidR="004A1EEC" w:rsidRPr="00B7200A" w:rsidRDefault="004A1EEC" w:rsidP="00800134">
      <w:pPr>
        <w:pStyle w:val="ListParagraph"/>
        <w:spacing w:after="0" w:line="240" w:lineRule="auto"/>
        <w:ind w:left="0"/>
        <w:rPr>
          <w:rFonts w:cstheme="minorHAnsi"/>
          <w:sz w:val="24"/>
          <w:szCs w:val="24"/>
        </w:rPr>
      </w:pPr>
    </w:p>
    <w:p w14:paraId="157499B4" w14:textId="5EF9C75B" w:rsidR="004A1EEC" w:rsidRPr="00B7200A" w:rsidRDefault="004A1EEC" w:rsidP="001B642D">
      <w:pPr>
        <w:pStyle w:val="ListParagraph"/>
        <w:spacing w:after="0" w:line="240" w:lineRule="auto"/>
        <w:ind w:left="0"/>
        <w:rPr>
          <w:rFonts w:cstheme="minorHAnsi"/>
          <w:sz w:val="24"/>
          <w:szCs w:val="24"/>
        </w:rPr>
      </w:pPr>
      <w:r w:rsidRPr="00B7200A">
        <w:rPr>
          <w:rFonts w:cstheme="minorHAnsi"/>
          <w:sz w:val="24"/>
          <w:szCs w:val="24"/>
        </w:rPr>
        <w:t xml:space="preserve">The University of Iowa </w:t>
      </w:r>
      <w:r w:rsidR="00A21D6A" w:rsidRPr="00B7200A">
        <w:rPr>
          <w:rFonts w:cstheme="minorHAnsi"/>
          <w:sz w:val="24"/>
          <w:szCs w:val="24"/>
        </w:rPr>
        <w:t>recognizes the</w:t>
      </w:r>
      <w:r w:rsidRPr="00B7200A">
        <w:rPr>
          <w:rFonts w:cstheme="minorHAnsi"/>
          <w:sz w:val="24"/>
          <w:szCs w:val="24"/>
        </w:rPr>
        <w:t xml:space="preserve"> important role it play</w:t>
      </w:r>
      <w:r w:rsidR="00E34487">
        <w:rPr>
          <w:rFonts w:cstheme="minorHAnsi"/>
          <w:sz w:val="24"/>
          <w:szCs w:val="24"/>
        </w:rPr>
        <w:t>s</w:t>
      </w:r>
      <w:r w:rsidRPr="00B7200A">
        <w:rPr>
          <w:rFonts w:cstheme="minorHAnsi"/>
          <w:sz w:val="24"/>
          <w:szCs w:val="24"/>
        </w:rPr>
        <w:t xml:space="preserve"> in the state’s economic development ecosystem.</w:t>
      </w:r>
      <w:r w:rsidR="003E07DB" w:rsidRPr="00B7200A">
        <w:rPr>
          <w:rFonts w:cstheme="minorHAnsi"/>
          <w:sz w:val="24"/>
          <w:szCs w:val="24"/>
        </w:rPr>
        <w:t xml:space="preserve"> The university is</w:t>
      </w:r>
      <w:r w:rsidR="00A21D6A" w:rsidRPr="00B7200A">
        <w:rPr>
          <w:rFonts w:cstheme="minorHAnsi"/>
          <w:sz w:val="24"/>
          <w:szCs w:val="24"/>
        </w:rPr>
        <w:t xml:space="preserve"> committed to improving the quality of life in Iowa through a sustainable cycle of research and creative activity</w:t>
      </w:r>
      <w:r w:rsidR="00A84241">
        <w:rPr>
          <w:rFonts w:cstheme="minorHAnsi"/>
          <w:sz w:val="24"/>
          <w:szCs w:val="24"/>
        </w:rPr>
        <w:t xml:space="preserve"> leading to job and wealth creation in the State</w:t>
      </w:r>
      <w:r w:rsidR="00A21D6A" w:rsidRPr="00B7200A">
        <w:rPr>
          <w:rFonts w:cstheme="minorHAnsi"/>
          <w:sz w:val="24"/>
          <w:szCs w:val="24"/>
        </w:rPr>
        <w:t>.</w:t>
      </w:r>
      <w:r w:rsidR="003E07DB" w:rsidRPr="00B7200A">
        <w:rPr>
          <w:rFonts w:cstheme="minorHAnsi"/>
          <w:sz w:val="24"/>
          <w:szCs w:val="24"/>
        </w:rPr>
        <w:t xml:space="preserve"> </w:t>
      </w:r>
      <w:r w:rsidR="00A84241">
        <w:rPr>
          <w:rFonts w:cstheme="minorHAnsi"/>
          <w:sz w:val="24"/>
          <w:szCs w:val="24"/>
        </w:rPr>
        <w:t>Realization of these goals make</w:t>
      </w:r>
      <w:r w:rsidR="00A21D6A" w:rsidRPr="00B7200A">
        <w:rPr>
          <w:rFonts w:cstheme="minorHAnsi"/>
          <w:sz w:val="24"/>
          <w:szCs w:val="24"/>
        </w:rPr>
        <w:t xml:space="preserve"> Iowa a healthier, more prosperous, and attractive place to live.</w:t>
      </w:r>
      <w:r w:rsidR="003E07DB" w:rsidRPr="00B7200A">
        <w:rPr>
          <w:rFonts w:cstheme="minorHAnsi"/>
          <w:sz w:val="24"/>
          <w:szCs w:val="24"/>
        </w:rPr>
        <w:t xml:space="preserve"> The university will</w:t>
      </w:r>
      <w:r w:rsidR="00A21D6A" w:rsidRPr="00B7200A">
        <w:rPr>
          <w:rFonts w:cstheme="minorHAnsi"/>
          <w:sz w:val="24"/>
          <w:szCs w:val="24"/>
        </w:rPr>
        <w:t xml:space="preserve"> continue to ensure that </w:t>
      </w:r>
      <w:r w:rsidR="00B90D2F">
        <w:rPr>
          <w:rFonts w:cstheme="minorHAnsi"/>
          <w:sz w:val="24"/>
          <w:szCs w:val="24"/>
        </w:rPr>
        <w:t>Federal, State and philanthropic monies</w:t>
      </w:r>
      <w:r w:rsidR="00A21D6A" w:rsidRPr="00B7200A">
        <w:rPr>
          <w:rFonts w:cstheme="minorHAnsi"/>
          <w:sz w:val="24"/>
          <w:szCs w:val="24"/>
        </w:rPr>
        <w:t xml:space="preserve"> invested in research </w:t>
      </w:r>
      <w:r w:rsidR="003E07DB" w:rsidRPr="00B7200A">
        <w:rPr>
          <w:rFonts w:cstheme="minorHAnsi"/>
          <w:sz w:val="24"/>
          <w:szCs w:val="24"/>
        </w:rPr>
        <w:t>is lev</w:t>
      </w:r>
      <w:r w:rsidR="00E373D7" w:rsidRPr="00B7200A">
        <w:rPr>
          <w:rFonts w:cstheme="minorHAnsi"/>
          <w:sz w:val="24"/>
          <w:szCs w:val="24"/>
        </w:rPr>
        <w:t xml:space="preserve">eraged </w:t>
      </w:r>
      <w:r w:rsidR="00A84241">
        <w:rPr>
          <w:rFonts w:cstheme="minorHAnsi"/>
          <w:sz w:val="24"/>
          <w:szCs w:val="24"/>
        </w:rPr>
        <w:t xml:space="preserve">to </w:t>
      </w:r>
      <w:r w:rsidR="00E373D7" w:rsidRPr="00B7200A">
        <w:rPr>
          <w:rFonts w:cstheme="minorHAnsi"/>
          <w:sz w:val="24"/>
          <w:szCs w:val="24"/>
        </w:rPr>
        <w:t>develo</w:t>
      </w:r>
      <w:r w:rsidR="00A84241">
        <w:rPr>
          <w:rFonts w:cstheme="minorHAnsi"/>
          <w:sz w:val="24"/>
          <w:szCs w:val="24"/>
        </w:rPr>
        <w:t>p</w:t>
      </w:r>
      <w:r w:rsidR="00E373D7" w:rsidRPr="00B7200A">
        <w:rPr>
          <w:rFonts w:cstheme="minorHAnsi"/>
          <w:sz w:val="24"/>
          <w:szCs w:val="24"/>
        </w:rPr>
        <w:t xml:space="preserve"> new economic opportunities for Iowans</w:t>
      </w:r>
      <w:r w:rsidR="00A21D6A" w:rsidRPr="00B7200A">
        <w:rPr>
          <w:rFonts w:cstheme="minorHAnsi"/>
          <w:sz w:val="24"/>
          <w:szCs w:val="24"/>
        </w:rPr>
        <w:t xml:space="preserve">.  </w:t>
      </w:r>
    </w:p>
    <w:sectPr w:rsidR="004A1EEC" w:rsidRPr="00B7200A">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1394F" w14:textId="77777777" w:rsidR="00A04C78" w:rsidRDefault="00A04C78" w:rsidP="006177D7">
      <w:pPr>
        <w:spacing w:after="0" w:line="240" w:lineRule="auto"/>
      </w:pPr>
      <w:r>
        <w:separator/>
      </w:r>
    </w:p>
  </w:endnote>
  <w:endnote w:type="continuationSeparator" w:id="0">
    <w:p w14:paraId="4F259123" w14:textId="77777777" w:rsidR="00A04C78" w:rsidRDefault="00A04C78" w:rsidP="00617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952942"/>
      <w:docPartObj>
        <w:docPartGallery w:val="Page Numbers (Bottom of Page)"/>
        <w:docPartUnique/>
      </w:docPartObj>
    </w:sdtPr>
    <w:sdtEndPr>
      <w:rPr>
        <w:noProof/>
      </w:rPr>
    </w:sdtEndPr>
    <w:sdtContent>
      <w:p w14:paraId="64E4905B" w14:textId="41E000E8" w:rsidR="005F4317" w:rsidRDefault="005F4317">
        <w:pPr>
          <w:pStyle w:val="Footer"/>
          <w:jc w:val="center"/>
        </w:pPr>
        <w:r>
          <w:fldChar w:fldCharType="begin"/>
        </w:r>
        <w:r>
          <w:instrText xml:space="preserve"> PAGE   \* MERGEFORMAT </w:instrText>
        </w:r>
        <w:r>
          <w:fldChar w:fldCharType="separate"/>
        </w:r>
        <w:r w:rsidR="007C0D64">
          <w:rPr>
            <w:noProof/>
          </w:rPr>
          <w:t>17</w:t>
        </w:r>
        <w:r>
          <w:rPr>
            <w:noProof/>
          </w:rPr>
          <w:fldChar w:fldCharType="end"/>
        </w:r>
      </w:p>
    </w:sdtContent>
  </w:sdt>
  <w:p w14:paraId="2F82DF08" w14:textId="77777777" w:rsidR="005F4317" w:rsidRDefault="005F43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6D664" w14:textId="77777777" w:rsidR="00A04C78" w:rsidRDefault="00A04C78" w:rsidP="006177D7">
      <w:pPr>
        <w:spacing w:after="0" w:line="240" w:lineRule="auto"/>
      </w:pPr>
      <w:r>
        <w:separator/>
      </w:r>
    </w:p>
  </w:footnote>
  <w:footnote w:type="continuationSeparator" w:id="0">
    <w:p w14:paraId="4BB4C820" w14:textId="77777777" w:rsidR="00A04C78" w:rsidRDefault="00A04C78" w:rsidP="006177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952A3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DA4123"/>
    <w:multiLevelType w:val="hybridMultilevel"/>
    <w:tmpl w:val="45EAA0F8"/>
    <w:lvl w:ilvl="0" w:tplc="DC52E17E">
      <w:start w:val="1"/>
      <w:numFmt w:val="bullet"/>
      <w:lvlText w:val=""/>
      <w:lvlJc w:val="left"/>
      <w:pPr>
        <w:ind w:left="1080" w:hanging="360"/>
      </w:pPr>
      <w:rPr>
        <w:rFonts w:ascii="Wingdings" w:hAnsi="Wingdings" w:hint="default"/>
        <w:sz w:val="22"/>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7835FB"/>
    <w:multiLevelType w:val="hybridMultilevel"/>
    <w:tmpl w:val="32067352"/>
    <w:lvl w:ilvl="0" w:tplc="7D2EAC5C">
      <w:start w:val="1"/>
      <w:numFmt w:val="bullet"/>
      <w:lvlText w:val=""/>
      <w:lvlJc w:val="left"/>
      <w:pPr>
        <w:ind w:left="1440" w:hanging="360"/>
      </w:pPr>
      <w:rPr>
        <w:rFonts w:ascii="Wingdings" w:hAnsi="Wingdings" w:hint="default"/>
        <w:sz w:val="24"/>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9C372E"/>
    <w:multiLevelType w:val="hybridMultilevel"/>
    <w:tmpl w:val="2E98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01437"/>
    <w:multiLevelType w:val="hybridMultilevel"/>
    <w:tmpl w:val="905A6A40"/>
    <w:lvl w:ilvl="0" w:tplc="97E255F2">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D3F6E3D"/>
    <w:multiLevelType w:val="hybridMultilevel"/>
    <w:tmpl w:val="F12258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ED7C5E"/>
    <w:multiLevelType w:val="hybridMultilevel"/>
    <w:tmpl w:val="C882A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7433AC"/>
    <w:multiLevelType w:val="hybridMultilevel"/>
    <w:tmpl w:val="0F6CF2C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2FB676F"/>
    <w:multiLevelType w:val="hybridMultilevel"/>
    <w:tmpl w:val="AEA6AA14"/>
    <w:lvl w:ilvl="0" w:tplc="645691FC">
      <w:start w:val="1"/>
      <w:numFmt w:val="bullet"/>
      <w:lvlText w:val=""/>
      <w:lvlJc w:val="left"/>
      <w:pPr>
        <w:ind w:left="720" w:hanging="360"/>
      </w:pPr>
      <w:rPr>
        <w:rFonts w:ascii="Wingdings" w:hAnsi="Wingdings"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02490F"/>
    <w:multiLevelType w:val="hybridMultilevel"/>
    <w:tmpl w:val="0C1CC99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3">
      <w:start w:val="1"/>
      <w:numFmt w:val="bullet"/>
      <w:lvlText w:val="o"/>
      <w:lvlJc w:val="left"/>
      <w:pPr>
        <w:ind w:left="171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7722C7F"/>
    <w:multiLevelType w:val="hybridMultilevel"/>
    <w:tmpl w:val="999C9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FF21CF"/>
    <w:multiLevelType w:val="hybridMultilevel"/>
    <w:tmpl w:val="C38AF8EA"/>
    <w:lvl w:ilvl="0" w:tplc="8F58CF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016536"/>
    <w:multiLevelType w:val="hybridMultilevel"/>
    <w:tmpl w:val="4A621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245D13"/>
    <w:multiLevelType w:val="hybridMultilevel"/>
    <w:tmpl w:val="C11A96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8C41311"/>
    <w:multiLevelType w:val="hybridMultilevel"/>
    <w:tmpl w:val="2ABA7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F85D81"/>
    <w:multiLevelType w:val="hybridMultilevel"/>
    <w:tmpl w:val="D72891F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2D182AEE"/>
    <w:multiLevelType w:val="multilevel"/>
    <w:tmpl w:val="3432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235FED"/>
    <w:multiLevelType w:val="hybridMultilevel"/>
    <w:tmpl w:val="98045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8B0DC1"/>
    <w:multiLevelType w:val="hybridMultilevel"/>
    <w:tmpl w:val="D23AA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1D413B"/>
    <w:multiLevelType w:val="multilevel"/>
    <w:tmpl w:val="676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F1A7B"/>
    <w:multiLevelType w:val="hybridMultilevel"/>
    <w:tmpl w:val="169254C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1" w15:restartNumberingAfterBreak="0">
    <w:nsid w:val="41B632D3"/>
    <w:multiLevelType w:val="hybridMultilevel"/>
    <w:tmpl w:val="6C103A22"/>
    <w:lvl w:ilvl="0" w:tplc="FBB87CC8">
      <w:start w:val="3"/>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2BB3D21"/>
    <w:multiLevelType w:val="hybridMultilevel"/>
    <w:tmpl w:val="7A2EAC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3863FC1"/>
    <w:multiLevelType w:val="hybridMultilevel"/>
    <w:tmpl w:val="5ECAD7E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4" w15:restartNumberingAfterBreak="0">
    <w:nsid w:val="487D15A7"/>
    <w:multiLevelType w:val="multilevel"/>
    <w:tmpl w:val="B562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C67C61"/>
    <w:multiLevelType w:val="hybridMultilevel"/>
    <w:tmpl w:val="DC3C9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7304B4"/>
    <w:multiLevelType w:val="hybridMultilevel"/>
    <w:tmpl w:val="47A617F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54D401E5"/>
    <w:multiLevelType w:val="hybridMultilevel"/>
    <w:tmpl w:val="0CECF8B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587511B"/>
    <w:multiLevelType w:val="hybridMultilevel"/>
    <w:tmpl w:val="855A36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F00C85"/>
    <w:multiLevelType w:val="hybridMultilevel"/>
    <w:tmpl w:val="FCE48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350E40"/>
    <w:multiLevelType w:val="hybridMultilevel"/>
    <w:tmpl w:val="A5C4D8E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A88248B"/>
    <w:multiLevelType w:val="hybridMultilevel"/>
    <w:tmpl w:val="3E18B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5C725B"/>
    <w:multiLevelType w:val="hybridMultilevel"/>
    <w:tmpl w:val="36E0B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FB00F66"/>
    <w:multiLevelType w:val="hybridMultilevel"/>
    <w:tmpl w:val="C8D42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7051EA"/>
    <w:multiLevelType w:val="hybridMultilevel"/>
    <w:tmpl w:val="6E566CA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C379CD"/>
    <w:multiLevelType w:val="multilevel"/>
    <w:tmpl w:val="F406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D1427B"/>
    <w:multiLevelType w:val="multilevel"/>
    <w:tmpl w:val="55EE1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C0F1BAD"/>
    <w:multiLevelType w:val="multilevel"/>
    <w:tmpl w:val="F5D4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85569C"/>
    <w:multiLevelType w:val="hybridMultilevel"/>
    <w:tmpl w:val="B5B80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043F3D"/>
    <w:multiLevelType w:val="hybridMultilevel"/>
    <w:tmpl w:val="F12CC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6648534">
    <w:abstractNumId w:val="12"/>
  </w:num>
  <w:num w:numId="2" w16cid:durableId="1850175815">
    <w:abstractNumId w:val="6"/>
  </w:num>
  <w:num w:numId="3" w16cid:durableId="199973514">
    <w:abstractNumId w:val="9"/>
  </w:num>
  <w:num w:numId="4" w16cid:durableId="1934044846">
    <w:abstractNumId w:val="29"/>
  </w:num>
  <w:num w:numId="5" w16cid:durableId="1434669547">
    <w:abstractNumId w:val="27"/>
  </w:num>
  <w:num w:numId="6" w16cid:durableId="1650983874">
    <w:abstractNumId w:val="30"/>
  </w:num>
  <w:num w:numId="7" w16cid:durableId="416244314">
    <w:abstractNumId w:val="31"/>
  </w:num>
  <w:num w:numId="8" w16cid:durableId="1975527208">
    <w:abstractNumId w:val="15"/>
  </w:num>
  <w:num w:numId="9" w16cid:durableId="1592810146">
    <w:abstractNumId w:val="1"/>
  </w:num>
  <w:num w:numId="10" w16cid:durableId="338042682">
    <w:abstractNumId w:val="2"/>
  </w:num>
  <w:num w:numId="11" w16cid:durableId="623776916">
    <w:abstractNumId w:val="8"/>
  </w:num>
  <w:num w:numId="12" w16cid:durableId="1047756312">
    <w:abstractNumId w:val="22"/>
  </w:num>
  <w:num w:numId="13" w16cid:durableId="1936791094">
    <w:abstractNumId w:val="37"/>
  </w:num>
  <w:num w:numId="14" w16cid:durableId="1839879563">
    <w:abstractNumId w:val="5"/>
  </w:num>
  <w:num w:numId="15" w16cid:durableId="476412717">
    <w:abstractNumId w:val="7"/>
  </w:num>
  <w:num w:numId="16" w16cid:durableId="1822230164">
    <w:abstractNumId w:val="25"/>
  </w:num>
  <w:num w:numId="17" w16cid:durableId="234094654">
    <w:abstractNumId w:val="10"/>
  </w:num>
  <w:num w:numId="18" w16cid:durableId="1124692863">
    <w:abstractNumId w:val="19"/>
  </w:num>
  <w:num w:numId="19" w16cid:durableId="645208101">
    <w:abstractNumId w:val="38"/>
  </w:num>
  <w:num w:numId="20" w16cid:durableId="1441029449">
    <w:abstractNumId w:val="39"/>
  </w:num>
  <w:num w:numId="21" w16cid:durableId="826555357">
    <w:abstractNumId w:val="24"/>
  </w:num>
  <w:num w:numId="22" w16cid:durableId="20056270">
    <w:abstractNumId w:val="35"/>
  </w:num>
  <w:num w:numId="23" w16cid:durableId="2081246508">
    <w:abstractNumId w:val="11"/>
  </w:num>
  <w:num w:numId="24" w16cid:durableId="227375498">
    <w:abstractNumId w:val="33"/>
  </w:num>
  <w:num w:numId="25" w16cid:durableId="579022397">
    <w:abstractNumId w:val="17"/>
  </w:num>
  <w:num w:numId="26" w16cid:durableId="1517841427">
    <w:abstractNumId w:val="34"/>
  </w:num>
  <w:num w:numId="27" w16cid:durableId="2052879494">
    <w:abstractNumId w:val="36"/>
  </w:num>
  <w:num w:numId="28" w16cid:durableId="320544888">
    <w:abstractNumId w:val="32"/>
  </w:num>
  <w:num w:numId="29" w16cid:durableId="1614364380">
    <w:abstractNumId w:val="3"/>
  </w:num>
  <w:num w:numId="30" w16cid:durableId="410005389">
    <w:abstractNumId w:val="18"/>
  </w:num>
  <w:num w:numId="31" w16cid:durableId="1233079187">
    <w:abstractNumId w:val="14"/>
  </w:num>
  <w:num w:numId="32" w16cid:durableId="290745315">
    <w:abstractNumId w:val="27"/>
  </w:num>
  <w:num w:numId="33" w16cid:durableId="1168597991">
    <w:abstractNumId w:val="30"/>
  </w:num>
  <w:num w:numId="34" w16cid:durableId="1562862563">
    <w:abstractNumId w:val="21"/>
  </w:num>
  <w:num w:numId="35" w16cid:durableId="310670588">
    <w:abstractNumId w:val="20"/>
  </w:num>
  <w:num w:numId="36" w16cid:durableId="1748336179">
    <w:abstractNumId w:val="4"/>
  </w:num>
  <w:num w:numId="37" w16cid:durableId="721833402">
    <w:abstractNumId w:val="23"/>
  </w:num>
  <w:num w:numId="38" w16cid:durableId="1842231417">
    <w:abstractNumId w:val="28"/>
  </w:num>
  <w:num w:numId="39" w16cid:durableId="38404157">
    <w:abstractNumId w:val="16"/>
  </w:num>
  <w:num w:numId="40" w16cid:durableId="1430469085">
    <w:abstractNumId w:val="13"/>
  </w:num>
  <w:num w:numId="41" w16cid:durableId="1070229405">
    <w:abstractNumId w:val="0"/>
  </w:num>
  <w:num w:numId="42" w16cid:durableId="895046733">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zulaityte, Aria">
    <w15:presenceInfo w15:providerId="AD" w15:userId="S::vguzulaityte@uiowa.edu::0d8ba766-54be-410f-b01f-0f4390ec7d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0E7"/>
    <w:rsid w:val="00000889"/>
    <w:rsid w:val="00003307"/>
    <w:rsid w:val="00003F80"/>
    <w:rsid w:val="00006682"/>
    <w:rsid w:val="00010C39"/>
    <w:rsid w:val="000114DC"/>
    <w:rsid w:val="000121AC"/>
    <w:rsid w:val="00012252"/>
    <w:rsid w:val="000123B6"/>
    <w:rsid w:val="000152A8"/>
    <w:rsid w:val="000153DF"/>
    <w:rsid w:val="0002651D"/>
    <w:rsid w:val="00027009"/>
    <w:rsid w:val="00030470"/>
    <w:rsid w:val="0003189C"/>
    <w:rsid w:val="00031FB8"/>
    <w:rsid w:val="00035F29"/>
    <w:rsid w:val="00037E5B"/>
    <w:rsid w:val="00041E1A"/>
    <w:rsid w:val="000430AD"/>
    <w:rsid w:val="000444B8"/>
    <w:rsid w:val="000470DF"/>
    <w:rsid w:val="00047242"/>
    <w:rsid w:val="0005491D"/>
    <w:rsid w:val="00063178"/>
    <w:rsid w:val="00067A47"/>
    <w:rsid w:val="00067DFD"/>
    <w:rsid w:val="000724EC"/>
    <w:rsid w:val="00074D37"/>
    <w:rsid w:val="0009019D"/>
    <w:rsid w:val="00090700"/>
    <w:rsid w:val="000930C5"/>
    <w:rsid w:val="00095EA2"/>
    <w:rsid w:val="00096B06"/>
    <w:rsid w:val="000A3E7F"/>
    <w:rsid w:val="000A4043"/>
    <w:rsid w:val="000A5E35"/>
    <w:rsid w:val="000B2A16"/>
    <w:rsid w:val="000B2F87"/>
    <w:rsid w:val="000C0A39"/>
    <w:rsid w:val="000C53D7"/>
    <w:rsid w:val="000D08EA"/>
    <w:rsid w:val="000D0A84"/>
    <w:rsid w:val="000D0C75"/>
    <w:rsid w:val="000D4D00"/>
    <w:rsid w:val="000E16BF"/>
    <w:rsid w:val="000E3D78"/>
    <w:rsid w:val="000F3012"/>
    <w:rsid w:val="000F574A"/>
    <w:rsid w:val="001025F6"/>
    <w:rsid w:val="0010531E"/>
    <w:rsid w:val="001053B6"/>
    <w:rsid w:val="00105EB3"/>
    <w:rsid w:val="0010609C"/>
    <w:rsid w:val="00112812"/>
    <w:rsid w:val="00112947"/>
    <w:rsid w:val="00126585"/>
    <w:rsid w:val="001316A1"/>
    <w:rsid w:val="00134085"/>
    <w:rsid w:val="0013696F"/>
    <w:rsid w:val="001377FA"/>
    <w:rsid w:val="001401F6"/>
    <w:rsid w:val="001508FB"/>
    <w:rsid w:val="00155771"/>
    <w:rsid w:val="001646B8"/>
    <w:rsid w:val="0016707C"/>
    <w:rsid w:val="0017020B"/>
    <w:rsid w:val="00173514"/>
    <w:rsid w:val="00175093"/>
    <w:rsid w:val="00176670"/>
    <w:rsid w:val="001773B8"/>
    <w:rsid w:val="001823D0"/>
    <w:rsid w:val="00185F5F"/>
    <w:rsid w:val="001902A6"/>
    <w:rsid w:val="001935BE"/>
    <w:rsid w:val="00193DCB"/>
    <w:rsid w:val="0019429B"/>
    <w:rsid w:val="001979E2"/>
    <w:rsid w:val="001A3F3E"/>
    <w:rsid w:val="001A438A"/>
    <w:rsid w:val="001A50E7"/>
    <w:rsid w:val="001A59E7"/>
    <w:rsid w:val="001A660C"/>
    <w:rsid w:val="001B1ADE"/>
    <w:rsid w:val="001B5327"/>
    <w:rsid w:val="001B642D"/>
    <w:rsid w:val="001C16A3"/>
    <w:rsid w:val="001C281D"/>
    <w:rsid w:val="001C5598"/>
    <w:rsid w:val="001C5A90"/>
    <w:rsid w:val="001C65EB"/>
    <w:rsid w:val="001D171A"/>
    <w:rsid w:val="001D4D1B"/>
    <w:rsid w:val="001D5713"/>
    <w:rsid w:val="001D7F1E"/>
    <w:rsid w:val="001E1C2E"/>
    <w:rsid w:val="001E7362"/>
    <w:rsid w:val="001F223B"/>
    <w:rsid w:val="001F2F96"/>
    <w:rsid w:val="002010FF"/>
    <w:rsid w:val="00206692"/>
    <w:rsid w:val="00206D61"/>
    <w:rsid w:val="0020761D"/>
    <w:rsid w:val="0021469A"/>
    <w:rsid w:val="00214D9E"/>
    <w:rsid w:val="002155F7"/>
    <w:rsid w:val="00226577"/>
    <w:rsid w:val="00231F6A"/>
    <w:rsid w:val="002337BD"/>
    <w:rsid w:val="00233FB5"/>
    <w:rsid w:val="00234703"/>
    <w:rsid w:val="00240B97"/>
    <w:rsid w:val="00243081"/>
    <w:rsid w:val="00244C0B"/>
    <w:rsid w:val="00245480"/>
    <w:rsid w:val="00250003"/>
    <w:rsid w:val="00250130"/>
    <w:rsid w:val="0025158B"/>
    <w:rsid w:val="002519F3"/>
    <w:rsid w:val="00253374"/>
    <w:rsid w:val="00253E8C"/>
    <w:rsid w:val="002540D6"/>
    <w:rsid w:val="00254663"/>
    <w:rsid w:val="002606A2"/>
    <w:rsid w:val="002624B0"/>
    <w:rsid w:val="00270BB7"/>
    <w:rsid w:val="00271593"/>
    <w:rsid w:val="00271931"/>
    <w:rsid w:val="00273258"/>
    <w:rsid w:val="0027655F"/>
    <w:rsid w:val="00276B0A"/>
    <w:rsid w:val="00282059"/>
    <w:rsid w:val="00285F95"/>
    <w:rsid w:val="002900E3"/>
    <w:rsid w:val="0029015B"/>
    <w:rsid w:val="002A33AD"/>
    <w:rsid w:val="002A6336"/>
    <w:rsid w:val="002C333D"/>
    <w:rsid w:val="002C35D2"/>
    <w:rsid w:val="002C4E5A"/>
    <w:rsid w:val="002C5430"/>
    <w:rsid w:val="002C562D"/>
    <w:rsid w:val="002C5C55"/>
    <w:rsid w:val="002D0979"/>
    <w:rsid w:val="002D21E0"/>
    <w:rsid w:val="002D5E7B"/>
    <w:rsid w:val="002E039D"/>
    <w:rsid w:val="002E2758"/>
    <w:rsid w:val="002E3113"/>
    <w:rsid w:val="002E4B40"/>
    <w:rsid w:val="002F00E7"/>
    <w:rsid w:val="002F1FD4"/>
    <w:rsid w:val="002F50DD"/>
    <w:rsid w:val="002F52B2"/>
    <w:rsid w:val="002F720F"/>
    <w:rsid w:val="003049CA"/>
    <w:rsid w:val="0030688C"/>
    <w:rsid w:val="0031628D"/>
    <w:rsid w:val="0031637C"/>
    <w:rsid w:val="003231C6"/>
    <w:rsid w:val="00325220"/>
    <w:rsid w:val="00332AF4"/>
    <w:rsid w:val="0034067B"/>
    <w:rsid w:val="003432B8"/>
    <w:rsid w:val="00343D8E"/>
    <w:rsid w:val="00346D06"/>
    <w:rsid w:val="003605C7"/>
    <w:rsid w:val="003655D1"/>
    <w:rsid w:val="00366955"/>
    <w:rsid w:val="00367A10"/>
    <w:rsid w:val="0037085F"/>
    <w:rsid w:val="00374435"/>
    <w:rsid w:val="00375759"/>
    <w:rsid w:val="00377446"/>
    <w:rsid w:val="00377666"/>
    <w:rsid w:val="00381489"/>
    <w:rsid w:val="0038244E"/>
    <w:rsid w:val="0038721A"/>
    <w:rsid w:val="00394C54"/>
    <w:rsid w:val="00397DCD"/>
    <w:rsid w:val="003A4FD4"/>
    <w:rsid w:val="003A6047"/>
    <w:rsid w:val="003A7FB2"/>
    <w:rsid w:val="003B3BFA"/>
    <w:rsid w:val="003B6A30"/>
    <w:rsid w:val="003B7D4F"/>
    <w:rsid w:val="003C2CB6"/>
    <w:rsid w:val="003D0B02"/>
    <w:rsid w:val="003D5099"/>
    <w:rsid w:val="003D5C53"/>
    <w:rsid w:val="003E07DB"/>
    <w:rsid w:val="003E3338"/>
    <w:rsid w:val="003E375F"/>
    <w:rsid w:val="003E4EEC"/>
    <w:rsid w:val="003E7E4C"/>
    <w:rsid w:val="003F1B2A"/>
    <w:rsid w:val="003F62D7"/>
    <w:rsid w:val="003F6B2B"/>
    <w:rsid w:val="003F748D"/>
    <w:rsid w:val="00401290"/>
    <w:rsid w:val="004019C8"/>
    <w:rsid w:val="00411519"/>
    <w:rsid w:val="004236FB"/>
    <w:rsid w:val="00431CE7"/>
    <w:rsid w:val="00433233"/>
    <w:rsid w:val="00435419"/>
    <w:rsid w:val="00435557"/>
    <w:rsid w:val="004374C7"/>
    <w:rsid w:val="00444340"/>
    <w:rsid w:val="00446D5C"/>
    <w:rsid w:val="00452BDE"/>
    <w:rsid w:val="0046077C"/>
    <w:rsid w:val="00480AAE"/>
    <w:rsid w:val="00493258"/>
    <w:rsid w:val="004A070B"/>
    <w:rsid w:val="004A0F55"/>
    <w:rsid w:val="004A1EEC"/>
    <w:rsid w:val="004A6F9D"/>
    <w:rsid w:val="004A725C"/>
    <w:rsid w:val="004B3F30"/>
    <w:rsid w:val="004B40C3"/>
    <w:rsid w:val="004C1523"/>
    <w:rsid w:val="004D0E56"/>
    <w:rsid w:val="004D1F1B"/>
    <w:rsid w:val="004D364F"/>
    <w:rsid w:val="004D5B60"/>
    <w:rsid w:val="004D6C1F"/>
    <w:rsid w:val="004D6FB8"/>
    <w:rsid w:val="004D7658"/>
    <w:rsid w:val="004E046C"/>
    <w:rsid w:val="004E4B9D"/>
    <w:rsid w:val="004E5102"/>
    <w:rsid w:val="004E6262"/>
    <w:rsid w:val="004F3E1B"/>
    <w:rsid w:val="004F7E97"/>
    <w:rsid w:val="0050673C"/>
    <w:rsid w:val="0051002A"/>
    <w:rsid w:val="0051286F"/>
    <w:rsid w:val="0051361D"/>
    <w:rsid w:val="005148BD"/>
    <w:rsid w:val="00514955"/>
    <w:rsid w:val="005240E9"/>
    <w:rsid w:val="00524552"/>
    <w:rsid w:val="00532DE3"/>
    <w:rsid w:val="0053578D"/>
    <w:rsid w:val="00541579"/>
    <w:rsid w:val="005443F5"/>
    <w:rsid w:val="0055015F"/>
    <w:rsid w:val="0055226F"/>
    <w:rsid w:val="005529AB"/>
    <w:rsid w:val="00554D24"/>
    <w:rsid w:val="00556A84"/>
    <w:rsid w:val="00562F3C"/>
    <w:rsid w:val="005633CE"/>
    <w:rsid w:val="0056637C"/>
    <w:rsid w:val="00566CBD"/>
    <w:rsid w:val="00573B19"/>
    <w:rsid w:val="00577AD9"/>
    <w:rsid w:val="0058577E"/>
    <w:rsid w:val="00586644"/>
    <w:rsid w:val="00586F75"/>
    <w:rsid w:val="005878CF"/>
    <w:rsid w:val="00591F63"/>
    <w:rsid w:val="00594D50"/>
    <w:rsid w:val="00594F73"/>
    <w:rsid w:val="00595DC5"/>
    <w:rsid w:val="005A1820"/>
    <w:rsid w:val="005A26BB"/>
    <w:rsid w:val="005A37AA"/>
    <w:rsid w:val="005A5A0F"/>
    <w:rsid w:val="005B0066"/>
    <w:rsid w:val="005B186F"/>
    <w:rsid w:val="005B60DF"/>
    <w:rsid w:val="005B690A"/>
    <w:rsid w:val="005C4D90"/>
    <w:rsid w:val="005C7FC2"/>
    <w:rsid w:val="005D13A2"/>
    <w:rsid w:val="005D79DD"/>
    <w:rsid w:val="005E42F5"/>
    <w:rsid w:val="005E43BD"/>
    <w:rsid w:val="005E566F"/>
    <w:rsid w:val="005F18E3"/>
    <w:rsid w:val="005F1C12"/>
    <w:rsid w:val="005F4317"/>
    <w:rsid w:val="005F5579"/>
    <w:rsid w:val="00602875"/>
    <w:rsid w:val="0061465B"/>
    <w:rsid w:val="006175C1"/>
    <w:rsid w:val="006177D7"/>
    <w:rsid w:val="0062437C"/>
    <w:rsid w:val="00625780"/>
    <w:rsid w:val="006309D0"/>
    <w:rsid w:val="00631C0A"/>
    <w:rsid w:val="00632B52"/>
    <w:rsid w:val="006334F1"/>
    <w:rsid w:val="006403B5"/>
    <w:rsid w:val="00641EE7"/>
    <w:rsid w:val="00641FC7"/>
    <w:rsid w:val="00643038"/>
    <w:rsid w:val="00646F9E"/>
    <w:rsid w:val="00656A29"/>
    <w:rsid w:val="00664D7A"/>
    <w:rsid w:val="00666763"/>
    <w:rsid w:val="00671AA9"/>
    <w:rsid w:val="0067339A"/>
    <w:rsid w:val="00673435"/>
    <w:rsid w:val="0067436C"/>
    <w:rsid w:val="006850CF"/>
    <w:rsid w:val="00687C95"/>
    <w:rsid w:val="006948C8"/>
    <w:rsid w:val="0069579A"/>
    <w:rsid w:val="0069731C"/>
    <w:rsid w:val="006A134B"/>
    <w:rsid w:val="006A546D"/>
    <w:rsid w:val="006A5B76"/>
    <w:rsid w:val="006B1831"/>
    <w:rsid w:val="006B1CAC"/>
    <w:rsid w:val="006C1185"/>
    <w:rsid w:val="006C2D21"/>
    <w:rsid w:val="006C6810"/>
    <w:rsid w:val="006D2671"/>
    <w:rsid w:val="006D3BDB"/>
    <w:rsid w:val="006D5ECE"/>
    <w:rsid w:val="006D75B7"/>
    <w:rsid w:val="006E6FA9"/>
    <w:rsid w:val="006F1BDC"/>
    <w:rsid w:val="006F67E7"/>
    <w:rsid w:val="006F6FD2"/>
    <w:rsid w:val="006F7A31"/>
    <w:rsid w:val="007002D9"/>
    <w:rsid w:val="00703078"/>
    <w:rsid w:val="0070723C"/>
    <w:rsid w:val="00710101"/>
    <w:rsid w:val="00710C6D"/>
    <w:rsid w:val="00713B14"/>
    <w:rsid w:val="00715C87"/>
    <w:rsid w:val="007177BE"/>
    <w:rsid w:val="007201AA"/>
    <w:rsid w:val="00720B1D"/>
    <w:rsid w:val="007211D8"/>
    <w:rsid w:val="0072572C"/>
    <w:rsid w:val="00726534"/>
    <w:rsid w:val="00730782"/>
    <w:rsid w:val="00732498"/>
    <w:rsid w:val="007361F7"/>
    <w:rsid w:val="00736425"/>
    <w:rsid w:val="0074232E"/>
    <w:rsid w:val="00742A2F"/>
    <w:rsid w:val="0074748A"/>
    <w:rsid w:val="00750D21"/>
    <w:rsid w:val="00761046"/>
    <w:rsid w:val="007665CC"/>
    <w:rsid w:val="00772A3F"/>
    <w:rsid w:val="00773C82"/>
    <w:rsid w:val="0077512E"/>
    <w:rsid w:val="00775528"/>
    <w:rsid w:val="0078112D"/>
    <w:rsid w:val="0079120D"/>
    <w:rsid w:val="00791B7D"/>
    <w:rsid w:val="007944E6"/>
    <w:rsid w:val="00794C21"/>
    <w:rsid w:val="007960D1"/>
    <w:rsid w:val="00796584"/>
    <w:rsid w:val="007A17C7"/>
    <w:rsid w:val="007A2210"/>
    <w:rsid w:val="007A25CA"/>
    <w:rsid w:val="007A3917"/>
    <w:rsid w:val="007A5A13"/>
    <w:rsid w:val="007B3C93"/>
    <w:rsid w:val="007B79D1"/>
    <w:rsid w:val="007C0D64"/>
    <w:rsid w:val="007C3324"/>
    <w:rsid w:val="007E231A"/>
    <w:rsid w:val="007E3C22"/>
    <w:rsid w:val="007E3E19"/>
    <w:rsid w:val="007E5A74"/>
    <w:rsid w:val="007F00FB"/>
    <w:rsid w:val="007F2226"/>
    <w:rsid w:val="007F2F64"/>
    <w:rsid w:val="007F313D"/>
    <w:rsid w:val="007F3573"/>
    <w:rsid w:val="007F42E8"/>
    <w:rsid w:val="00800134"/>
    <w:rsid w:val="0080222E"/>
    <w:rsid w:val="00806A88"/>
    <w:rsid w:val="0081440A"/>
    <w:rsid w:val="00815EA0"/>
    <w:rsid w:val="00834B3C"/>
    <w:rsid w:val="00834BB6"/>
    <w:rsid w:val="00834E79"/>
    <w:rsid w:val="0083554E"/>
    <w:rsid w:val="00837F56"/>
    <w:rsid w:val="00841988"/>
    <w:rsid w:val="00841F21"/>
    <w:rsid w:val="008436EA"/>
    <w:rsid w:val="008439D4"/>
    <w:rsid w:val="00847D18"/>
    <w:rsid w:val="008515DF"/>
    <w:rsid w:val="00851E0B"/>
    <w:rsid w:val="00861284"/>
    <w:rsid w:val="008613FD"/>
    <w:rsid w:val="00863719"/>
    <w:rsid w:val="00865380"/>
    <w:rsid w:val="0086754B"/>
    <w:rsid w:val="00870C76"/>
    <w:rsid w:val="00875CEE"/>
    <w:rsid w:val="00886A6D"/>
    <w:rsid w:val="00890DA2"/>
    <w:rsid w:val="00894F4B"/>
    <w:rsid w:val="008A1A60"/>
    <w:rsid w:val="008A52CA"/>
    <w:rsid w:val="008A6F83"/>
    <w:rsid w:val="008A743F"/>
    <w:rsid w:val="008B26EC"/>
    <w:rsid w:val="008B34B3"/>
    <w:rsid w:val="008B6052"/>
    <w:rsid w:val="008B6E40"/>
    <w:rsid w:val="008C3020"/>
    <w:rsid w:val="008C5CAF"/>
    <w:rsid w:val="008D1F82"/>
    <w:rsid w:val="008D241D"/>
    <w:rsid w:val="008D3386"/>
    <w:rsid w:val="008D4830"/>
    <w:rsid w:val="008D755A"/>
    <w:rsid w:val="008E3AE8"/>
    <w:rsid w:val="008F0B06"/>
    <w:rsid w:val="00910915"/>
    <w:rsid w:val="009113AB"/>
    <w:rsid w:val="00914010"/>
    <w:rsid w:val="00915673"/>
    <w:rsid w:val="00920056"/>
    <w:rsid w:val="00921C3B"/>
    <w:rsid w:val="009232BB"/>
    <w:rsid w:val="00923831"/>
    <w:rsid w:val="009277E3"/>
    <w:rsid w:val="00931B49"/>
    <w:rsid w:val="00931DCF"/>
    <w:rsid w:val="00933F20"/>
    <w:rsid w:val="00936818"/>
    <w:rsid w:val="009370D2"/>
    <w:rsid w:val="00940FD0"/>
    <w:rsid w:val="00943961"/>
    <w:rsid w:val="00947098"/>
    <w:rsid w:val="0095772B"/>
    <w:rsid w:val="00964C2E"/>
    <w:rsid w:val="009719A1"/>
    <w:rsid w:val="009738A9"/>
    <w:rsid w:val="00976661"/>
    <w:rsid w:val="00980000"/>
    <w:rsid w:val="009826CF"/>
    <w:rsid w:val="00983438"/>
    <w:rsid w:val="0098401F"/>
    <w:rsid w:val="00986405"/>
    <w:rsid w:val="00986ECC"/>
    <w:rsid w:val="00994EE0"/>
    <w:rsid w:val="00996FA0"/>
    <w:rsid w:val="00997671"/>
    <w:rsid w:val="009A235C"/>
    <w:rsid w:val="009B401F"/>
    <w:rsid w:val="009B4CB1"/>
    <w:rsid w:val="009C0BF4"/>
    <w:rsid w:val="009C410F"/>
    <w:rsid w:val="009D4960"/>
    <w:rsid w:val="009E2292"/>
    <w:rsid w:val="009E49A0"/>
    <w:rsid w:val="009E7CC5"/>
    <w:rsid w:val="009F19BA"/>
    <w:rsid w:val="009F69CF"/>
    <w:rsid w:val="009F70FC"/>
    <w:rsid w:val="009F7794"/>
    <w:rsid w:val="00A001CC"/>
    <w:rsid w:val="00A04C78"/>
    <w:rsid w:val="00A10D92"/>
    <w:rsid w:val="00A115B1"/>
    <w:rsid w:val="00A11F1A"/>
    <w:rsid w:val="00A12AE4"/>
    <w:rsid w:val="00A135B1"/>
    <w:rsid w:val="00A15B3F"/>
    <w:rsid w:val="00A21D6A"/>
    <w:rsid w:val="00A22F74"/>
    <w:rsid w:val="00A26D6E"/>
    <w:rsid w:val="00A30169"/>
    <w:rsid w:val="00A30EF7"/>
    <w:rsid w:val="00A32B34"/>
    <w:rsid w:val="00A32FC0"/>
    <w:rsid w:val="00A34678"/>
    <w:rsid w:val="00A46980"/>
    <w:rsid w:val="00A4747B"/>
    <w:rsid w:val="00A47E29"/>
    <w:rsid w:val="00A516DB"/>
    <w:rsid w:val="00A5370D"/>
    <w:rsid w:val="00A53A82"/>
    <w:rsid w:val="00A55DD6"/>
    <w:rsid w:val="00A56DC0"/>
    <w:rsid w:val="00A628C0"/>
    <w:rsid w:val="00A6405F"/>
    <w:rsid w:val="00A66A75"/>
    <w:rsid w:val="00A71A25"/>
    <w:rsid w:val="00A77307"/>
    <w:rsid w:val="00A805E4"/>
    <w:rsid w:val="00A84241"/>
    <w:rsid w:val="00A90291"/>
    <w:rsid w:val="00A90784"/>
    <w:rsid w:val="00A91F05"/>
    <w:rsid w:val="00A96D2D"/>
    <w:rsid w:val="00AA345E"/>
    <w:rsid w:val="00AA3620"/>
    <w:rsid w:val="00AA595D"/>
    <w:rsid w:val="00AA7760"/>
    <w:rsid w:val="00AB021C"/>
    <w:rsid w:val="00AB312F"/>
    <w:rsid w:val="00AB42A2"/>
    <w:rsid w:val="00AB602F"/>
    <w:rsid w:val="00AC1E13"/>
    <w:rsid w:val="00AD0F97"/>
    <w:rsid w:val="00AD49C4"/>
    <w:rsid w:val="00AD5053"/>
    <w:rsid w:val="00AD72C1"/>
    <w:rsid w:val="00AD74C1"/>
    <w:rsid w:val="00AE06B5"/>
    <w:rsid w:val="00AE2CA5"/>
    <w:rsid w:val="00AE3A0B"/>
    <w:rsid w:val="00AE3B16"/>
    <w:rsid w:val="00AF2080"/>
    <w:rsid w:val="00AF42CC"/>
    <w:rsid w:val="00AF463C"/>
    <w:rsid w:val="00B01E2A"/>
    <w:rsid w:val="00B0441C"/>
    <w:rsid w:val="00B04E9A"/>
    <w:rsid w:val="00B062F7"/>
    <w:rsid w:val="00B1055C"/>
    <w:rsid w:val="00B14B56"/>
    <w:rsid w:val="00B335DE"/>
    <w:rsid w:val="00B37D8F"/>
    <w:rsid w:val="00B42D76"/>
    <w:rsid w:val="00B47D22"/>
    <w:rsid w:val="00B531B9"/>
    <w:rsid w:val="00B60088"/>
    <w:rsid w:val="00B63368"/>
    <w:rsid w:val="00B6366B"/>
    <w:rsid w:val="00B7200A"/>
    <w:rsid w:val="00B721F4"/>
    <w:rsid w:val="00B72BE0"/>
    <w:rsid w:val="00B73F7F"/>
    <w:rsid w:val="00B749EB"/>
    <w:rsid w:val="00B74A74"/>
    <w:rsid w:val="00B85C3C"/>
    <w:rsid w:val="00B86602"/>
    <w:rsid w:val="00B8756F"/>
    <w:rsid w:val="00B90BBA"/>
    <w:rsid w:val="00B90D2F"/>
    <w:rsid w:val="00B95699"/>
    <w:rsid w:val="00BA728D"/>
    <w:rsid w:val="00BB17A5"/>
    <w:rsid w:val="00BB2160"/>
    <w:rsid w:val="00BB5430"/>
    <w:rsid w:val="00BB5490"/>
    <w:rsid w:val="00BC36AD"/>
    <w:rsid w:val="00BC6A2F"/>
    <w:rsid w:val="00BD3CA4"/>
    <w:rsid w:val="00BD63DC"/>
    <w:rsid w:val="00BD7A86"/>
    <w:rsid w:val="00BE0EBC"/>
    <w:rsid w:val="00BE1B5A"/>
    <w:rsid w:val="00BE3D45"/>
    <w:rsid w:val="00BE4FB2"/>
    <w:rsid w:val="00BE4FBB"/>
    <w:rsid w:val="00BE5BFE"/>
    <w:rsid w:val="00BF1EFD"/>
    <w:rsid w:val="00BF621D"/>
    <w:rsid w:val="00BF6EED"/>
    <w:rsid w:val="00C00039"/>
    <w:rsid w:val="00C032F6"/>
    <w:rsid w:val="00C03D76"/>
    <w:rsid w:val="00C04281"/>
    <w:rsid w:val="00C06BCE"/>
    <w:rsid w:val="00C13477"/>
    <w:rsid w:val="00C14420"/>
    <w:rsid w:val="00C1543D"/>
    <w:rsid w:val="00C209A2"/>
    <w:rsid w:val="00C20B2A"/>
    <w:rsid w:val="00C22CA9"/>
    <w:rsid w:val="00C233DD"/>
    <w:rsid w:val="00C2540E"/>
    <w:rsid w:val="00C259A3"/>
    <w:rsid w:val="00C25C1B"/>
    <w:rsid w:val="00C309A2"/>
    <w:rsid w:val="00C33F03"/>
    <w:rsid w:val="00C3633A"/>
    <w:rsid w:val="00C36859"/>
    <w:rsid w:val="00C36F3A"/>
    <w:rsid w:val="00C440A7"/>
    <w:rsid w:val="00C51462"/>
    <w:rsid w:val="00C531F0"/>
    <w:rsid w:val="00C5767C"/>
    <w:rsid w:val="00C60FB2"/>
    <w:rsid w:val="00C62490"/>
    <w:rsid w:val="00C659ED"/>
    <w:rsid w:val="00C81EAF"/>
    <w:rsid w:val="00C8495C"/>
    <w:rsid w:val="00C867C9"/>
    <w:rsid w:val="00C93FB7"/>
    <w:rsid w:val="00C9458C"/>
    <w:rsid w:val="00CA3428"/>
    <w:rsid w:val="00CB082C"/>
    <w:rsid w:val="00CB0FDF"/>
    <w:rsid w:val="00CB59F8"/>
    <w:rsid w:val="00CB753F"/>
    <w:rsid w:val="00CC02DA"/>
    <w:rsid w:val="00CC20F2"/>
    <w:rsid w:val="00CD1C5B"/>
    <w:rsid w:val="00CD271A"/>
    <w:rsid w:val="00CD350A"/>
    <w:rsid w:val="00CD75C9"/>
    <w:rsid w:val="00CE0368"/>
    <w:rsid w:val="00CE24C6"/>
    <w:rsid w:val="00CF077A"/>
    <w:rsid w:val="00CF1E6D"/>
    <w:rsid w:val="00CF22CE"/>
    <w:rsid w:val="00CF3A86"/>
    <w:rsid w:val="00CF628A"/>
    <w:rsid w:val="00D0214D"/>
    <w:rsid w:val="00D0388B"/>
    <w:rsid w:val="00D07D84"/>
    <w:rsid w:val="00D11DB8"/>
    <w:rsid w:val="00D20191"/>
    <w:rsid w:val="00D20593"/>
    <w:rsid w:val="00D20A88"/>
    <w:rsid w:val="00D21388"/>
    <w:rsid w:val="00D21815"/>
    <w:rsid w:val="00D243D4"/>
    <w:rsid w:val="00D310B0"/>
    <w:rsid w:val="00D348EF"/>
    <w:rsid w:val="00D34E8D"/>
    <w:rsid w:val="00D37C95"/>
    <w:rsid w:val="00D4101D"/>
    <w:rsid w:val="00D476AB"/>
    <w:rsid w:val="00D50980"/>
    <w:rsid w:val="00D50F05"/>
    <w:rsid w:val="00D51459"/>
    <w:rsid w:val="00D679B8"/>
    <w:rsid w:val="00D72234"/>
    <w:rsid w:val="00D7579F"/>
    <w:rsid w:val="00D77921"/>
    <w:rsid w:val="00D80D43"/>
    <w:rsid w:val="00D81B4F"/>
    <w:rsid w:val="00D9354C"/>
    <w:rsid w:val="00DA4C71"/>
    <w:rsid w:val="00DA6CB0"/>
    <w:rsid w:val="00DB08BA"/>
    <w:rsid w:val="00DB1393"/>
    <w:rsid w:val="00DB139C"/>
    <w:rsid w:val="00DB234E"/>
    <w:rsid w:val="00DB6275"/>
    <w:rsid w:val="00DB6C51"/>
    <w:rsid w:val="00DB7D4C"/>
    <w:rsid w:val="00DC00E9"/>
    <w:rsid w:val="00DC4FF4"/>
    <w:rsid w:val="00DD1147"/>
    <w:rsid w:val="00DD496F"/>
    <w:rsid w:val="00DE1020"/>
    <w:rsid w:val="00DE194A"/>
    <w:rsid w:val="00DE25D7"/>
    <w:rsid w:val="00DE3A51"/>
    <w:rsid w:val="00DF073F"/>
    <w:rsid w:val="00DF12A3"/>
    <w:rsid w:val="00DF3B07"/>
    <w:rsid w:val="00DF59C7"/>
    <w:rsid w:val="00E018EC"/>
    <w:rsid w:val="00E025C6"/>
    <w:rsid w:val="00E06C21"/>
    <w:rsid w:val="00E07601"/>
    <w:rsid w:val="00E1101F"/>
    <w:rsid w:val="00E1114D"/>
    <w:rsid w:val="00E164BF"/>
    <w:rsid w:val="00E22864"/>
    <w:rsid w:val="00E23589"/>
    <w:rsid w:val="00E321BD"/>
    <w:rsid w:val="00E33855"/>
    <w:rsid w:val="00E34487"/>
    <w:rsid w:val="00E373D7"/>
    <w:rsid w:val="00E41D96"/>
    <w:rsid w:val="00E44F81"/>
    <w:rsid w:val="00E4665C"/>
    <w:rsid w:val="00E53783"/>
    <w:rsid w:val="00E53C94"/>
    <w:rsid w:val="00E56DD0"/>
    <w:rsid w:val="00E60F1A"/>
    <w:rsid w:val="00E704A7"/>
    <w:rsid w:val="00E71DF0"/>
    <w:rsid w:val="00E73C39"/>
    <w:rsid w:val="00E77806"/>
    <w:rsid w:val="00E80D5D"/>
    <w:rsid w:val="00E86A72"/>
    <w:rsid w:val="00E86DF1"/>
    <w:rsid w:val="00E91235"/>
    <w:rsid w:val="00E9397C"/>
    <w:rsid w:val="00E963DD"/>
    <w:rsid w:val="00E965B8"/>
    <w:rsid w:val="00EA037C"/>
    <w:rsid w:val="00EA0D05"/>
    <w:rsid w:val="00EA15F7"/>
    <w:rsid w:val="00EA1E52"/>
    <w:rsid w:val="00EA37DC"/>
    <w:rsid w:val="00EA5182"/>
    <w:rsid w:val="00EB05DF"/>
    <w:rsid w:val="00EB0B65"/>
    <w:rsid w:val="00EB0F94"/>
    <w:rsid w:val="00EB10E6"/>
    <w:rsid w:val="00EB2FA7"/>
    <w:rsid w:val="00EB39CA"/>
    <w:rsid w:val="00EB6552"/>
    <w:rsid w:val="00EC0579"/>
    <w:rsid w:val="00EC1822"/>
    <w:rsid w:val="00EC4693"/>
    <w:rsid w:val="00EC7DFF"/>
    <w:rsid w:val="00ED2231"/>
    <w:rsid w:val="00ED42A4"/>
    <w:rsid w:val="00EE73BB"/>
    <w:rsid w:val="00EF14F6"/>
    <w:rsid w:val="00F01768"/>
    <w:rsid w:val="00F0495F"/>
    <w:rsid w:val="00F06078"/>
    <w:rsid w:val="00F10E32"/>
    <w:rsid w:val="00F110F2"/>
    <w:rsid w:val="00F14E10"/>
    <w:rsid w:val="00F17E39"/>
    <w:rsid w:val="00F36F3D"/>
    <w:rsid w:val="00F40C10"/>
    <w:rsid w:val="00F451E5"/>
    <w:rsid w:val="00F46012"/>
    <w:rsid w:val="00F526FE"/>
    <w:rsid w:val="00F56D0D"/>
    <w:rsid w:val="00F61628"/>
    <w:rsid w:val="00F6238E"/>
    <w:rsid w:val="00F66C07"/>
    <w:rsid w:val="00F70524"/>
    <w:rsid w:val="00F73338"/>
    <w:rsid w:val="00F74253"/>
    <w:rsid w:val="00F74F10"/>
    <w:rsid w:val="00F90136"/>
    <w:rsid w:val="00F91712"/>
    <w:rsid w:val="00F92B74"/>
    <w:rsid w:val="00F92DDA"/>
    <w:rsid w:val="00F9607F"/>
    <w:rsid w:val="00F97174"/>
    <w:rsid w:val="00FA2AEB"/>
    <w:rsid w:val="00FA53D4"/>
    <w:rsid w:val="00FA798C"/>
    <w:rsid w:val="00FC06E8"/>
    <w:rsid w:val="00FC0C90"/>
    <w:rsid w:val="00FC33AA"/>
    <w:rsid w:val="00FC3B98"/>
    <w:rsid w:val="00FD10E4"/>
    <w:rsid w:val="00FD7ACF"/>
    <w:rsid w:val="00FE09FC"/>
    <w:rsid w:val="00FE6E8D"/>
    <w:rsid w:val="00FE7DE2"/>
    <w:rsid w:val="00FF18E4"/>
    <w:rsid w:val="00FF28B5"/>
    <w:rsid w:val="00FF2B1F"/>
    <w:rsid w:val="00FF2D17"/>
    <w:rsid w:val="00FF487A"/>
    <w:rsid w:val="00FF50D2"/>
    <w:rsid w:val="00FF5E1C"/>
    <w:rsid w:val="00FF62CC"/>
    <w:rsid w:val="0115BDB9"/>
    <w:rsid w:val="05A66983"/>
    <w:rsid w:val="060D0F92"/>
    <w:rsid w:val="08C022C0"/>
    <w:rsid w:val="0BF8F47B"/>
    <w:rsid w:val="120B25C4"/>
    <w:rsid w:val="1212E105"/>
    <w:rsid w:val="13DBB0D6"/>
    <w:rsid w:val="14A45C56"/>
    <w:rsid w:val="156B04B8"/>
    <w:rsid w:val="158B3471"/>
    <w:rsid w:val="15ADCC40"/>
    <w:rsid w:val="1614B34E"/>
    <w:rsid w:val="16799457"/>
    <w:rsid w:val="16965884"/>
    <w:rsid w:val="1D747D52"/>
    <w:rsid w:val="208ECFC3"/>
    <w:rsid w:val="213C97B7"/>
    <w:rsid w:val="267075B9"/>
    <w:rsid w:val="285A855E"/>
    <w:rsid w:val="28C3E2DC"/>
    <w:rsid w:val="2B46E537"/>
    <w:rsid w:val="2C70AC11"/>
    <w:rsid w:val="2CB8185D"/>
    <w:rsid w:val="2DA6234F"/>
    <w:rsid w:val="2DE2F68E"/>
    <w:rsid w:val="2F7BFBDD"/>
    <w:rsid w:val="338BFC70"/>
    <w:rsid w:val="34A79BC5"/>
    <w:rsid w:val="37BDB63D"/>
    <w:rsid w:val="37E8F248"/>
    <w:rsid w:val="3902E4F4"/>
    <w:rsid w:val="3AB77B79"/>
    <w:rsid w:val="3C2D41A8"/>
    <w:rsid w:val="3C5FECA3"/>
    <w:rsid w:val="3C843351"/>
    <w:rsid w:val="3DD2B342"/>
    <w:rsid w:val="3DEBFDFF"/>
    <w:rsid w:val="3E88EE67"/>
    <w:rsid w:val="3ECB9FB4"/>
    <w:rsid w:val="3F30D7FA"/>
    <w:rsid w:val="3F5135B0"/>
    <w:rsid w:val="415905D8"/>
    <w:rsid w:val="41643E3B"/>
    <w:rsid w:val="4279F880"/>
    <w:rsid w:val="42C328B7"/>
    <w:rsid w:val="44C85078"/>
    <w:rsid w:val="45C3D5EF"/>
    <w:rsid w:val="461259C6"/>
    <w:rsid w:val="482EF4A5"/>
    <w:rsid w:val="488424F3"/>
    <w:rsid w:val="4B2EE6DC"/>
    <w:rsid w:val="4BD02232"/>
    <w:rsid w:val="4CB26BFD"/>
    <w:rsid w:val="4CE00EAD"/>
    <w:rsid w:val="4E90F761"/>
    <w:rsid w:val="50A6E4F8"/>
    <w:rsid w:val="535FF12A"/>
    <w:rsid w:val="5367123B"/>
    <w:rsid w:val="57EFD53F"/>
    <w:rsid w:val="588D8D43"/>
    <w:rsid w:val="58B7A458"/>
    <w:rsid w:val="592CE339"/>
    <w:rsid w:val="59E8D656"/>
    <w:rsid w:val="5B5E3CE3"/>
    <w:rsid w:val="5BA90160"/>
    <w:rsid w:val="5C8F48D2"/>
    <w:rsid w:val="5E3B106F"/>
    <w:rsid w:val="5ECA83D8"/>
    <w:rsid w:val="5F1A11B0"/>
    <w:rsid w:val="606F0DFD"/>
    <w:rsid w:val="627F096B"/>
    <w:rsid w:val="645B6C07"/>
    <w:rsid w:val="67D1F8C5"/>
    <w:rsid w:val="67D2B273"/>
    <w:rsid w:val="69441D49"/>
    <w:rsid w:val="695D4C58"/>
    <w:rsid w:val="6984CB63"/>
    <w:rsid w:val="6D15EE77"/>
    <w:rsid w:val="6FC65FB5"/>
    <w:rsid w:val="748076FC"/>
    <w:rsid w:val="752D79E9"/>
    <w:rsid w:val="75C62A6C"/>
    <w:rsid w:val="75FBE0A4"/>
    <w:rsid w:val="77E919F3"/>
    <w:rsid w:val="7C0685B6"/>
    <w:rsid w:val="7ED754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9B7C4"/>
  <w15:docId w15:val="{12324A28-C994-4215-961C-4FBA99583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CB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11F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690A"/>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243081"/>
    <w:pPr>
      <w:ind w:left="720"/>
      <w:contextualSpacing/>
    </w:pPr>
  </w:style>
  <w:style w:type="table" w:styleId="TableGrid">
    <w:name w:val="Table Grid"/>
    <w:basedOn w:val="TableNormal"/>
    <w:uiPriority w:val="39"/>
    <w:rsid w:val="00964C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74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747B"/>
    <w:rPr>
      <w:rFonts w:ascii="Segoe UI" w:hAnsi="Segoe UI" w:cs="Segoe UI"/>
      <w:sz w:val="18"/>
      <w:szCs w:val="18"/>
    </w:rPr>
  </w:style>
  <w:style w:type="paragraph" w:styleId="NoSpacing">
    <w:name w:val="No Spacing"/>
    <w:uiPriority w:val="1"/>
    <w:qFormat/>
    <w:rsid w:val="00A4747B"/>
    <w:pPr>
      <w:spacing w:after="0" w:line="240" w:lineRule="auto"/>
    </w:pPr>
  </w:style>
  <w:style w:type="character" w:styleId="Emphasis">
    <w:name w:val="Emphasis"/>
    <w:basedOn w:val="DefaultParagraphFont"/>
    <w:uiPriority w:val="20"/>
    <w:qFormat/>
    <w:rsid w:val="00EB2FA7"/>
    <w:rPr>
      <w:i/>
      <w:iCs/>
    </w:rPr>
  </w:style>
  <w:style w:type="character" w:customStyle="1" w:styleId="Heading2Char">
    <w:name w:val="Heading 2 Char"/>
    <w:basedOn w:val="DefaultParagraphFont"/>
    <w:link w:val="Heading2"/>
    <w:uiPriority w:val="9"/>
    <w:rsid w:val="00A11F1A"/>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A11F1A"/>
    <w:rPr>
      <w:color w:val="0000FF"/>
      <w:u w:val="single"/>
    </w:rPr>
  </w:style>
  <w:style w:type="paragraph" w:styleId="Header">
    <w:name w:val="header"/>
    <w:basedOn w:val="Normal"/>
    <w:link w:val="HeaderChar"/>
    <w:unhideWhenUsed/>
    <w:rsid w:val="00F14E10"/>
    <w:pPr>
      <w:tabs>
        <w:tab w:val="center" w:pos="4320"/>
        <w:tab w:val="right" w:pos="8640"/>
      </w:tabs>
      <w:spacing w:after="0" w:line="240" w:lineRule="auto"/>
    </w:pPr>
    <w:rPr>
      <w:rFonts w:ascii="Arial" w:eastAsia="Times New Roman" w:hAnsi="Arial" w:cs="Times New Roman"/>
      <w:sz w:val="24"/>
      <w:szCs w:val="20"/>
    </w:rPr>
  </w:style>
  <w:style w:type="character" w:customStyle="1" w:styleId="HeaderChar">
    <w:name w:val="Header Char"/>
    <w:basedOn w:val="DefaultParagraphFont"/>
    <w:link w:val="Header"/>
    <w:rsid w:val="00F14E10"/>
    <w:rPr>
      <w:rFonts w:ascii="Arial" w:eastAsia="Times New Roman" w:hAnsi="Arial" w:cs="Times New Roman"/>
      <w:sz w:val="24"/>
      <w:szCs w:val="20"/>
    </w:rPr>
  </w:style>
  <w:style w:type="paragraph" w:styleId="Footer">
    <w:name w:val="footer"/>
    <w:basedOn w:val="Normal"/>
    <w:link w:val="FooterChar"/>
    <w:uiPriority w:val="99"/>
    <w:unhideWhenUsed/>
    <w:rsid w:val="006177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77D7"/>
  </w:style>
  <w:style w:type="paragraph" w:styleId="Revision">
    <w:name w:val="Revision"/>
    <w:hidden/>
    <w:uiPriority w:val="99"/>
    <w:semiHidden/>
    <w:rsid w:val="002D21E0"/>
    <w:pPr>
      <w:spacing w:after="0" w:line="240" w:lineRule="auto"/>
    </w:pPr>
  </w:style>
  <w:style w:type="character" w:styleId="CommentReference">
    <w:name w:val="annotation reference"/>
    <w:basedOn w:val="DefaultParagraphFont"/>
    <w:uiPriority w:val="99"/>
    <w:semiHidden/>
    <w:unhideWhenUsed/>
    <w:rsid w:val="003B6A30"/>
    <w:rPr>
      <w:sz w:val="16"/>
      <w:szCs w:val="16"/>
    </w:rPr>
  </w:style>
  <w:style w:type="paragraph" w:styleId="CommentText">
    <w:name w:val="annotation text"/>
    <w:basedOn w:val="Normal"/>
    <w:link w:val="CommentTextChar"/>
    <w:uiPriority w:val="99"/>
    <w:unhideWhenUsed/>
    <w:rsid w:val="003B6A30"/>
    <w:pPr>
      <w:spacing w:line="240" w:lineRule="auto"/>
    </w:pPr>
    <w:rPr>
      <w:sz w:val="20"/>
      <w:szCs w:val="20"/>
    </w:rPr>
  </w:style>
  <w:style w:type="character" w:customStyle="1" w:styleId="CommentTextChar">
    <w:name w:val="Comment Text Char"/>
    <w:basedOn w:val="DefaultParagraphFont"/>
    <w:link w:val="CommentText"/>
    <w:uiPriority w:val="99"/>
    <w:rsid w:val="003B6A30"/>
    <w:rPr>
      <w:sz w:val="20"/>
      <w:szCs w:val="20"/>
    </w:rPr>
  </w:style>
  <w:style w:type="paragraph" w:styleId="CommentSubject">
    <w:name w:val="annotation subject"/>
    <w:basedOn w:val="CommentText"/>
    <w:next w:val="CommentText"/>
    <w:link w:val="CommentSubjectChar"/>
    <w:uiPriority w:val="99"/>
    <w:semiHidden/>
    <w:unhideWhenUsed/>
    <w:rsid w:val="003B6A30"/>
    <w:rPr>
      <w:b/>
      <w:bCs/>
    </w:rPr>
  </w:style>
  <w:style w:type="character" w:customStyle="1" w:styleId="CommentSubjectChar">
    <w:name w:val="Comment Subject Char"/>
    <w:basedOn w:val="CommentTextChar"/>
    <w:link w:val="CommentSubject"/>
    <w:uiPriority w:val="99"/>
    <w:semiHidden/>
    <w:rsid w:val="003B6A30"/>
    <w:rPr>
      <w:b/>
      <w:bCs/>
      <w:sz w:val="20"/>
      <w:szCs w:val="20"/>
    </w:rPr>
  </w:style>
  <w:style w:type="character" w:customStyle="1" w:styleId="apple-converted-space">
    <w:name w:val="apple-converted-space"/>
    <w:basedOn w:val="DefaultParagraphFont"/>
    <w:rsid w:val="00C440A7"/>
  </w:style>
  <w:style w:type="character" w:styleId="FollowedHyperlink">
    <w:name w:val="FollowedHyperlink"/>
    <w:basedOn w:val="DefaultParagraphFont"/>
    <w:uiPriority w:val="99"/>
    <w:semiHidden/>
    <w:unhideWhenUsed/>
    <w:rsid w:val="00A12AE4"/>
    <w:rPr>
      <w:color w:val="954F72" w:themeColor="followedHyperlink"/>
      <w:u w:val="single"/>
    </w:rPr>
  </w:style>
  <w:style w:type="character" w:customStyle="1" w:styleId="UnresolvedMention1">
    <w:name w:val="Unresolved Mention1"/>
    <w:basedOn w:val="DefaultParagraphFont"/>
    <w:uiPriority w:val="99"/>
    <w:semiHidden/>
    <w:unhideWhenUsed/>
    <w:rsid w:val="00A12AE4"/>
    <w:rPr>
      <w:color w:val="605E5C"/>
      <w:shd w:val="clear" w:color="auto" w:fill="E1DFDD"/>
    </w:rPr>
  </w:style>
  <w:style w:type="character" w:styleId="UnresolvedMention">
    <w:name w:val="Unresolved Mention"/>
    <w:basedOn w:val="DefaultParagraphFont"/>
    <w:uiPriority w:val="99"/>
    <w:semiHidden/>
    <w:unhideWhenUsed/>
    <w:rsid w:val="00FE09FC"/>
    <w:rPr>
      <w:color w:val="605E5C"/>
      <w:shd w:val="clear" w:color="auto" w:fill="E1DFDD"/>
    </w:rPr>
  </w:style>
  <w:style w:type="character" w:customStyle="1" w:styleId="Heading1Char">
    <w:name w:val="Heading 1 Char"/>
    <w:basedOn w:val="DefaultParagraphFont"/>
    <w:link w:val="Heading1"/>
    <w:uiPriority w:val="9"/>
    <w:rsid w:val="00DA6CB0"/>
    <w:rPr>
      <w:rFonts w:asciiTheme="majorHAnsi" w:eastAsiaTheme="majorEastAsia" w:hAnsiTheme="majorHAnsi" w:cstheme="majorBidi"/>
      <w:color w:val="2E74B5" w:themeColor="accent1" w:themeShade="BF"/>
      <w:sz w:val="32"/>
      <w:szCs w:val="32"/>
    </w:rPr>
  </w:style>
  <w:style w:type="paragraph" w:customStyle="1" w:styleId="paragraph">
    <w:name w:val="paragraph"/>
    <w:basedOn w:val="Normal"/>
    <w:rsid w:val="005443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443F5"/>
  </w:style>
  <w:style w:type="character" w:customStyle="1" w:styleId="eop">
    <w:name w:val="eop"/>
    <w:basedOn w:val="DefaultParagraphFont"/>
    <w:rsid w:val="005443F5"/>
  </w:style>
  <w:style w:type="paragraph" w:styleId="ListBullet">
    <w:name w:val="List Bullet"/>
    <w:basedOn w:val="Normal"/>
    <w:uiPriority w:val="99"/>
    <w:unhideWhenUsed/>
    <w:rsid w:val="000B2F87"/>
    <w:pPr>
      <w:numPr>
        <w:numId w:val="41"/>
      </w:numPr>
      <w:spacing w:after="200" w:line="276" w:lineRule="auto"/>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697350">
      <w:bodyDiv w:val="1"/>
      <w:marLeft w:val="0"/>
      <w:marRight w:val="0"/>
      <w:marTop w:val="0"/>
      <w:marBottom w:val="0"/>
      <w:divBdr>
        <w:top w:val="none" w:sz="0" w:space="0" w:color="auto"/>
        <w:left w:val="none" w:sz="0" w:space="0" w:color="auto"/>
        <w:bottom w:val="none" w:sz="0" w:space="0" w:color="auto"/>
        <w:right w:val="none" w:sz="0" w:space="0" w:color="auto"/>
      </w:divBdr>
    </w:div>
    <w:div w:id="381756678">
      <w:bodyDiv w:val="1"/>
      <w:marLeft w:val="0"/>
      <w:marRight w:val="0"/>
      <w:marTop w:val="0"/>
      <w:marBottom w:val="0"/>
      <w:divBdr>
        <w:top w:val="none" w:sz="0" w:space="0" w:color="auto"/>
        <w:left w:val="none" w:sz="0" w:space="0" w:color="auto"/>
        <w:bottom w:val="none" w:sz="0" w:space="0" w:color="auto"/>
        <w:right w:val="none" w:sz="0" w:space="0" w:color="auto"/>
      </w:divBdr>
    </w:div>
    <w:div w:id="720134707">
      <w:bodyDiv w:val="1"/>
      <w:marLeft w:val="0"/>
      <w:marRight w:val="0"/>
      <w:marTop w:val="0"/>
      <w:marBottom w:val="0"/>
      <w:divBdr>
        <w:top w:val="none" w:sz="0" w:space="0" w:color="auto"/>
        <w:left w:val="none" w:sz="0" w:space="0" w:color="auto"/>
        <w:bottom w:val="none" w:sz="0" w:space="0" w:color="auto"/>
        <w:right w:val="none" w:sz="0" w:space="0" w:color="auto"/>
      </w:divBdr>
      <w:divsChild>
        <w:div w:id="2108495604">
          <w:marLeft w:val="0"/>
          <w:marRight w:val="0"/>
          <w:marTop w:val="0"/>
          <w:marBottom w:val="0"/>
          <w:divBdr>
            <w:top w:val="none" w:sz="0" w:space="0" w:color="auto"/>
            <w:left w:val="none" w:sz="0" w:space="0" w:color="auto"/>
            <w:bottom w:val="none" w:sz="0" w:space="0" w:color="auto"/>
            <w:right w:val="none" w:sz="0" w:space="0" w:color="auto"/>
          </w:divBdr>
        </w:div>
        <w:div w:id="502167544">
          <w:marLeft w:val="0"/>
          <w:marRight w:val="0"/>
          <w:marTop w:val="0"/>
          <w:marBottom w:val="0"/>
          <w:divBdr>
            <w:top w:val="none" w:sz="0" w:space="0" w:color="auto"/>
            <w:left w:val="none" w:sz="0" w:space="0" w:color="auto"/>
            <w:bottom w:val="none" w:sz="0" w:space="0" w:color="auto"/>
            <w:right w:val="none" w:sz="0" w:space="0" w:color="auto"/>
          </w:divBdr>
          <w:divsChild>
            <w:div w:id="1406030681">
              <w:marLeft w:val="0"/>
              <w:marRight w:val="0"/>
              <w:marTop w:val="0"/>
              <w:marBottom w:val="0"/>
              <w:divBdr>
                <w:top w:val="none" w:sz="0" w:space="0" w:color="auto"/>
                <w:left w:val="none" w:sz="0" w:space="0" w:color="auto"/>
                <w:bottom w:val="none" w:sz="0" w:space="0" w:color="auto"/>
                <w:right w:val="none" w:sz="0" w:space="0" w:color="auto"/>
              </w:divBdr>
              <w:divsChild>
                <w:div w:id="1511407482">
                  <w:marLeft w:val="0"/>
                  <w:marRight w:val="0"/>
                  <w:marTop w:val="0"/>
                  <w:marBottom w:val="0"/>
                  <w:divBdr>
                    <w:top w:val="none" w:sz="0" w:space="0" w:color="auto"/>
                    <w:left w:val="none" w:sz="0" w:space="0" w:color="auto"/>
                    <w:bottom w:val="none" w:sz="0" w:space="0" w:color="auto"/>
                    <w:right w:val="none" w:sz="0" w:space="0" w:color="auto"/>
                  </w:divBdr>
                  <w:divsChild>
                    <w:div w:id="36996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731155">
          <w:marLeft w:val="0"/>
          <w:marRight w:val="0"/>
          <w:marTop w:val="360"/>
          <w:marBottom w:val="0"/>
          <w:divBdr>
            <w:top w:val="none" w:sz="0" w:space="0" w:color="auto"/>
            <w:left w:val="none" w:sz="0" w:space="0" w:color="auto"/>
            <w:bottom w:val="none" w:sz="0" w:space="0" w:color="auto"/>
            <w:right w:val="none" w:sz="0" w:space="0" w:color="auto"/>
          </w:divBdr>
          <w:divsChild>
            <w:div w:id="1748915892">
              <w:marLeft w:val="0"/>
              <w:marRight w:val="0"/>
              <w:marTop w:val="0"/>
              <w:marBottom w:val="0"/>
              <w:divBdr>
                <w:top w:val="none" w:sz="0" w:space="0" w:color="auto"/>
                <w:left w:val="none" w:sz="0" w:space="0" w:color="auto"/>
                <w:bottom w:val="none" w:sz="0" w:space="0" w:color="auto"/>
                <w:right w:val="none" w:sz="0" w:space="0" w:color="auto"/>
              </w:divBdr>
              <w:divsChild>
                <w:div w:id="1187330552">
                  <w:marLeft w:val="0"/>
                  <w:marRight w:val="0"/>
                  <w:marTop w:val="0"/>
                  <w:marBottom w:val="0"/>
                  <w:divBdr>
                    <w:top w:val="none" w:sz="0" w:space="0" w:color="auto"/>
                    <w:left w:val="none" w:sz="0" w:space="0" w:color="auto"/>
                    <w:bottom w:val="none" w:sz="0" w:space="0" w:color="auto"/>
                    <w:right w:val="none" w:sz="0" w:space="0" w:color="auto"/>
                  </w:divBdr>
                  <w:divsChild>
                    <w:div w:id="923756993">
                      <w:marLeft w:val="0"/>
                      <w:marRight w:val="0"/>
                      <w:marTop w:val="0"/>
                      <w:marBottom w:val="0"/>
                      <w:divBdr>
                        <w:top w:val="none" w:sz="0" w:space="0" w:color="auto"/>
                        <w:left w:val="none" w:sz="0" w:space="0" w:color="auto"/>
                        <w:bottom w:val="none" w:sz="0" w:space="0" w:color="auto"/>
                        <w:right w:val="none" w:sz="0" w:space="0" w:color="auto"/>
                      </w:divBdr>
                      <w:divsChild>
                        <w:div w:id="694235418">
                          <w:marLeft w:val="0"/>
                          <w:marRight w:val="0"/>
                          <w:marTop w:val="0"/>
                          <w:marBottom w:val="0"/>
                          <w:divBdr>
                            <w:top w:val="none" w:sz="0" w:space="0" w:color="auto"/>
                            <w:left w:val="none" w:sz="0" w:space="0" w:color="auto"/>
                            <w:bottom w:val="none" w:sz="0" w:space="0" w:color="auto"/>
                            <w:right w:val="none" w:sz="0" w:space="0" w:color="auto"/>
                          </w:divBdr>
                          <w:divsChild>
                            <w:div w:id="5670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564394">
          <w:marLeft w:val="0"/>
          <w:marRight w:val="0"/>
          <w:marTop w:val="0"/>
          <w:marBottom w:val="0"/>
          <w:divBdr>
            <w:top w:val="none" w:sz="0" w:space="0" w:color="auto"/>
            <w:left w:val="none" w:sz="0" w:space="0" w:color="auto"/>
            <w:bottom w:val="none" w:sz="0" w:space="0" w:color="auto"/>
            <w:right w:val="none" w:sz="0" w:space="0" w:color="auto"/>
          </w:divBdr>
          <w:divsChild>
            <w:div w:id="1257055755">
              <w:marLeft w:val="0"/>
              <w:marRight w:val="0"/>
              <w:marTop w:val="0"/>
              <w:marBottom w:val="0"/>
              <w:divBdr>
                <w:top w:val="none" w:sz="0" w:space="0" w:color="auto"/>
                <w:left w:val="none" w:sz="0" w:space="0" w:color="auto"/>
                <w:bottom w:val="none" w:sz="0" w:space="0" w:color="auto"/>
                <w:right w:val="none" w:sz="0" w:space="0" w:color="auto"/>
              </w:divBdr>
              <w:divsChild>
                <w:div w:id="1182279161">
                  <w:marLeft w:val="0"/>
                  <w:marRight w:val="0"/>
                  <w:marTop w:val="0"/>
                  <w:marBottom w:val="0"/>
                  <w:divBdr>
                    <w:top w:val="none" w:sz="0" w:space="0" w:color="auto"/>
                    <w:left w:val="none" w:sz="0" w:space="0" w:color="auto"/>
                    <w:bottom w:val="none" w:sz="0" w:space="0" w:color="auto"/>
                    <w:right w:val="none" w:sz="0" w:space="0" w:color="auto"/>
                  </w:divBdr>
                  <w:divsChild>
                    <w:div w:id="154239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157096">
          <w:marLeft w:val="0"/>
          <w:marRight w:val="0"/>
          <w:marTop w:val="360"/>
          <w:marBottom w:val="120"/>
          <w:divBdr>
            <w:top w:val="none" w:sz="0" w:space="0" w:color="auto"/>
            <w:left w:val="none" w:sz="0" w:space="0" w:color="auto"/>
            <w:bottom w:val="none" w:sz="0" w:space="0" w:color="auto"/>
            <w:right w:val="none" w:sz="0" w:space="0" w:color="auto"/>
          </w:divBdr>
          <w:divsChild>
            <w:div w:id="2010478812">
              <w:marLeft w:val="0"/>
              <w:marRight w:val="0"/>
              <w:marTop w:val="0"/>
              <w:marBottom w:val="0"/>
              <w:divBdr>
                <w:top w:val="none" w:sz="0" w:space="0" w:color="auto"/>
                <w:left w:val="none" w:sz="0" w:space="0" w:color="auto"/>
                <w:bottom w:val="none" w:sz="0" w:space="0" w:color="auto"/>
                <w:right w:val="none" w:sz="0" w:space="0" w:color="auto"/>
              </w:divBdr>
              <w:divsChild>
                <w:div w:id="282222">
                  <w:marLeft w:val="0"/>
                  <w:marRight w:val="0"/>
                  <w:marTop w:val="0"/>
                  <w:marBottom w:val="0"/>
                  <w:divBdr>
                    <w:top w:val="none" w:sz="0" w:space="0" w:color="auto"/>
                    <w:left w:val="none" w:sz="0" w:space="0" w:color="auto"/>
                    <w:bottom w:val="none" w:sz="0" w:space="0" w:color="auto"/>
                    <w:right w:val="none" w:sz="0" w:space="0" w:color="auto"/>
                  </w:divBdr>
                  <w:divsChild>
                    <w:div w:id="76010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149976">
          <w:marLeft w:val="0"/>
          <w:marRight w:val="0"/>
          <w:marTop w:val="0"/>
          <w:marBottom w:val="600"/>
          <w:divBdr>
            <w:top w:val="none" w:sz="0" w:space="0" w:color="auto"/>
            <w:left w:val="none" w:sz="0" w:space="0" w:color="auto"/>
            <w:bottom w:val="none" w:sz="0" w:space="0" w:color="auto"/>
            <w:right w:val="none" w:sz="0" w:space="0" w:color="auto"/>
          </w:divBdr>
          <w:divsChild>
            <w:div w:id="895772790">
              <w:marLeft w:val="0"/>
              <w:marRight w:val="0"/>
              <w:marTop w:val="0"/>
              <w:marBottom w:val="0"/>
              <w:divBdr>
                <w:top w:val="none" w:sz="0" w:space="0" w:color="auto"/>
                <w:left w:val="none" w:sz="0" w:space="0" w:color="auto"/>
                <w:bottom w:val="none" w:sz="0" w:space="0" w:color="auto"/>
                <w:right w:val="none" w:sz="0" w:space="0" w:color="auto"/>
              </w:divBdr>
              <w:divsChild>
                <w:div w:id="859860350">
                  <w:marLeft w:val="0"/>
                  <w:marRight w:val="0"/>
                  <w:marTop w:val="0"/>
                  <w:marBottom w:val="0"/>
                  <w:divBdr>
                    <w:top w:val="none" w:sz="0" w:space="0" w:color="auto"/>
                    <w:left w:val="none" w:sz="0" w:space="0" w:color="auto"/>
                    <w:bottom w:val="none" w:sz="0" w:space="0" w:color="auto"/>
                    <w:right w:val="none" w:sz="0" w:space="0" w:color="auto"/>
                  </w:divBdr>
                  <w:divsChild>
                    <w:div w:id="24133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144602">
      <w:bodyDiv w:val="1"/>
      <w:marLeft w:val="0"/>
      <w:marRight w:val="0"/>
      <w:marTop w:val="0"/>
      <w:marBottom w:val="0"/>
      <w:divBdr>
        <w:top w:val="none" w:sz="0" w:space="0" w:color="auto"/>
        <w:left w:val="none" w:sz="0" w:space="0" w:color="auto"/>
        <w:bottom w:val="none" w:sz="0" w:space="0" w:color="auto"/>
        <w:right w:val="none" w:sz="0" w:space="0" w:color="auto"/>
      </w:divBdr>
    </w:div>
    <w:div w:id="824584581">
      <w:bodyDiv w:val="1"/>
      <w:marLeft w:val="0"/>
      <w:marRight w:val="0"/>
      <w:marTop w:val="0"/>
      <w:marBottom w:val="0"/>
      <w:divBdr>
        <w:top w:val="none" w:sz="0" w:space="0" w:color="auto"/>
        <w:left w:val="none" w:sz="0" w:space="0" w:color="auto"/>
        <w:bottom w:val="none" w:sz="0" w:space="0" w:color="auto"/>
        <w:right w:val="none" w:sz="0" w:space="0" w:color="auto"/>
      </w:divBdr>
    </w:div>
    <w:div w:id="952595301">
      <w:bodyDiv w:val="1"/>
      <w:marLeft w:val="0"/>
      <w:marRight w:val="0"/>
      <w:marTop w:val="0"/>
      <w:marBottom w:val="0"/>
      <w:divBdr>
        <w:top w:val="none" w:sz="0" w:space="0" w:color="auto"/>
        <w:left w:val="none" w:sz="0" w:space="0" w:color="auto"/>
        <w:bottom w:val="none" w:sz="0" w:space="0" w:color="auto"/>
        <w:right w:val="none" w:sz="0" w:space="0" w:color="auto"/>
      </w:divBdr>
      <w:divsChild>
        <w:div w:id="496728497">
          <w:marLeft w:val="0"/>
          <w:marRight w:val="0"/>
          <w:marTop w:val="0"/>
          <w:marBottom w:val="0"/>
          <w:divBdr>
            <w:top w:val="none" w:sz="0" w:space="0" w:color="auto"/>
            <w:left w:val="none" w:sz="0" w:space="0" w:color="auto"/>
            <w:bottom w:val="none" w:sz="0" w:space="0" w:color="auto"/>
            <w:right w:val="none" w:sz="0" w:space="0" w:color="auto"/>
          </w:divBdr>
        </w:div>
        <w:div w:id="876047414">
          <w:marLeft w:val="0"/>
          <w:marRight w:val="0"/>
          <w:marTop w:val="0"/>
          <w:marBottom w:val="0"/>
          <w:divBdr>
            <w:top w:val="none" w:sz="0" w:space="0" w:color="auto"/>
            <w:left w:val="none" w:sz="0" w:space="0" w:color="auto"/>
            <w:bottom w:val="none" w:sz="0" w:space="0" w:color="auto"/>
            <w:right w:val="none" w:sz="0" w:space="0" w:color="auto"/>
          </w:divBdr>
        </w:div>
        <w:div w:id="115295596">
          <w:marLeft w:val="0"/>
          <w:marRight w:val="0"/>
          <w:marTop w:val="0"/>
          <w:marBottom w:val="0"/>
          <w:divBdr>
            <w:top w:val="none" w:sz="0" w:space="0" w:color="auto"/>
            <w:left w:val="none" w:sz="0" w:space="0" w:color="auto"/>
            <w:bottom w:val="none" w:sz="0" w:space="0" w:color="auto"/>
            <w:right w:val="none" w:sz="0" w:space="0" w:color="auto"/>
          </w:divBdr>
        </w:div>
        <w:div w:id="1332292045">
          <w:marLeft w:val="0"/>
          <w:marRight w:val="0"/>
          <w:marTop w:val="0"/>
          <w:marBottom w:val="0"/>
          <w:divBdr>
            <w:top w:val="none" w:sz="0" w:space="0" w:color="auto"/>
            <w:left w:val="none" w:sz="0" w:space="0" w:color="auto"/>
            <w:bottom w:val="none" w:sz="0" w:space="0" w:color="auto"/>
            <w:right w:val="none" w:sz="0" w:space="0" w:color="auto"/>
          </w:divBdr>
        </w:div>
        <w:div w:id="846403623">
          <w:marLeft w:val="0"/>
          <w:marRight w:val="0"/>
          <w:marTop w:val="0"/>
          <w:marBottom w:val="0"/>
          <w:divBdr>
            <w:top w:val="none" w:sz="0" w:space="0" w:color="auto"/>
            <w:left w:val="none" w:sz="0" w:space="0" w:color="auto"/>
            <w:bottom w:val="none" w:sz="0" w:space="0" w:color="auto"/>
            <w:right w:val="none" w:sz="0" w:space="0" w:color="auto"/>
          </w:divBdr>
        </w:div>
        <w:div w:id="635792871">
          <w:marLeft w:val="0"/>
          <w:marRight w:val="0"/>
          <w:marTop w:val="0"/>
          <w:marBottom w:val="0"/>
          <w:divBdr>
            <w:top w:val="none" w:sz="0" w:space="0" w:color="auto"/>
            <w:left w:val="none" w:sz="0" w:space="0" w:color="auto"/>
            <w:bottom w:val="none" w:sz="0" w:space="0" w:color="auto"/>
            <w:right w:val="none" w:sz="0" w:space="0" w:color="auto"/>
          </w:divBdr>
        </w:div>
        <w:div w:id="1709723019">
          <w:marLeft w:val="0"/>
          <w:marRight w:val="0"/>
          <w:marTop w:val="0"/>
          <w:marBottom w:val="0"/>
          <w:divBdr>
            <w:top w:val="none" w:sz="0" w:space="0" w:color="auto"/>
            <w:left w:val="none" w:sz="0" w:space="0" w:color="auto"/>
            <w:bottom w:val="none" w:sz="0" w:space="0" w:color="auto"/>
            <w:right w:val="none" w:sz="0" w:space="0" w:color="auto"/>
          </w:divBdr>
        </w:div>
        <w:div w:id="1917284090">
          <w:marLeft w:val="0"/>
          <w:marRight w:val="0"/>
          <w:marTop w:val="0"/>
          <w:marBottom w:val="0"/>
          <w:divBdr>
            <w:top w:val="none" w:sz="0" w:space="0" w:color="auto"/>
            <w:left w:val="none" w:sz="0" w:space="0" w:color="auto"/>
            <w:bottom w:val="none" w:sz="0" w:space="0" w:color="auto"/>
            <w:right w:val="none" w:sz="0" w:space="0" w:color="auto"/>
          </w:divBdr>
        </w:div>
        <w:div w:id="536313575">
          <w:marLeft w:val="0"/>
          <w:marRight w:val="0"/>
          <w:marTop w:val="0"/>
          <w:marBottom w:val="0"/>
          <w:divBdr>
            <w:top w:val="none" w:sz="0" w:space="0" w:color="auto"/>
            <w:left w:val="none" w:sz="0" w:space="0" w:color="auto"/>
            <w:bottom w:val="none" w:sz="0" w:space="0" w:color="auto"/>
            <w:right w:val="none" w:sz="0" w:space="0" w:color="auto"/>
          </w:divBdr>
        </w:div>
        <w:div w:id="377708883">
          <w:marLeft w:val="0"/>
          <w:marRight w:val="0"/>
          <w:marTop w:val="0"/>
          <w:marBottom w:val="0"/>
          <w:divBdr>
            <w:top w:val="none" w:sz="0" w:space="0" w:color="auto"/>
            <w:left w:val="none" w:sz="0" w:space="0" w:color="auto"/>
            <w:bottom w:val="none" w:sz="0" w:space="0" w:color="auto"/>
            <w:right w:val="none" w:sz="0" w:space="0" w:color="auto"/>
          </w:divBdr>
        </w:div>
        <w:div w:id="1644849947">
          <w:marLeft w:val="0"/>
          <w:marRight w:val="0"/>
          <w:marTop w:val="0"/>
          <w:marBottom w:val="0"/>
          <w:divBdr>
            <w:top w:val="none" w:sz="0" w:space="0" w:color="auto"/>
            <w:left w:val="none" w:sz="0" w:space="0" w:color="auto"/>
            <w:bottom w:val="none" w:sz="0" w:space="0" w:color="auto"/>
            <w:right w:val="none" w:sz="0" w:space="0" w:color="auto"/>
          </w:divBdr>
        </w:div>
        <w:div w:id="456334200">
          <w:marLeft w:val="0"/>
          <w:marRight w:val="0"/>
          <w:marTop w:val="0"/>
          <w:marBottom w:val="0"/>
          <w:divBdr>
            <w:top w:val="none" w:sz="0" w:space="0" w:color="auto"/>
            <w:left w:val="none" w:sz="0" w:space="0" w:color="auto"/>
            <w:bottom w:val="none" w:sz="0" w:space="0" w:color="auto"/>
            <w:right w:val="none" w:sz="0" w:space="0" w:color="auto"/>
          </w:divBdr>
        </w:div>
        <w:div w:id="1573659514">
          <w:marLeft w:val="0"/>
          <w:marRight w:val="0"/>
          <w:marTop w:val="0"/>
          <w:marBottom w:val="0"/>
          <w:divBdr>
            <w:top w:val="none" w:sz="0" w:space="0" w:color="auto"/>
            <w:left w:val="none" w:sz="0" w:space="0" w:color="auto"/>
            <w:bottom w:val="none" w:sz="0" w:space="0" w:color="auto"/>
            <w:right w:val="none" w:sz="0" w:space="0" w:color="auto"/>
          </w:divBdr>
        </w:div>
        <w:div w:id="264579434">
          <w:marLeft w:val="0"/>
          <w:marRight w:val="0"/>
          <w:marTop w:val="0"/>
          <w:marBottom w:val="0"/>
          <w:divBdr>
            <w:top w:val="none" w:sz="0" w:space="0" w:color="auto"/>
            <w:left w:val="none" w:sz="0" w:space="0" w:color="auto"/>
            <w:bottom w:val="none" w:sz="0" w:space="0" w:color="auto"/>
            <w:right w:val="none" w:sz="0" w:space="0" w:color="auto"/>
          </w:divBdr>
        </w:div>
        <w:div w:id="1240676112">
          <w:marLeft w:val="0"/>
          <w:marRight w:val="0"/>
          <w:marTop w:val="0"/>
          <w:marBottom w:val="0"/>
          <w:divBdr>
            <w:top w:val="none" w:sz="0" w:space="0" w:color="auto"/>
            <w:left w:val="none" w:sz="0" w:space="0" w:color="auto"/>
            <w:bottom w:val="none" w:sz="0" w:space="0" w:color="auto"/>
            <w:right w:val="none" w:sz="0" w:space="0" w:color="auto"/>
          </w:divBdr>
        </w:div>
        <w:div w:id="1753508279">
          <w:marLeft w:val="0"/>
          <w:marRight w:val="0"/>
          <w:marTop w:val="0"/>
          <w:marBottom w:val="0"/>
          <w:divBdr>
            <w:top w:val="none" w:sz="0" w:space="0" w:color="auto"/>
            <w:left w:val="none" w:sz="0" w:space="0" w:color="auto"/>
            <w:bottom w:val="none" w:sz="0" w:space="0" w:color="auto"/>
            <w:right w:val="none" w:sz="0" w:space="0" w:color="auto"/>
          </w:divBdr>
        </w:div>
        <w:div w:id="1082525224">
          <w:marLeft w:val="0"/>
          <w:marRight w:val="0"/>
          <w:marTop w:val="0"/>
          <w:marBottom w:val="0"/>
          <w:divBdr>
            <w:top w:val="none" w:sz="0" w:space="0" w:color="auto"/>
            <w:left w:val="none" w:sz="0" w:space="0" w:color="auto"/>
            <w:bottom w:val="none" w:sz="0" w:space="0" w:color="auto"/>
            <w:right w:val="none" w:sz="0" w:space="0" w:color="auto"/>
          </w:divBdr>
        </w:div>
        <w:div w:id="933785298">
          <w:marLeft w:val="0"/>
          <w:marRight w:val="0"/>
          <w:marTop w:val="0"/>
          <w:marBottom w:val="0"/>
          <w:divBdr>
            <w:top w:val="none" w:sz="0" w:space="0" w:color="auto"/>
            <w:left w:val="none" w:sz="0" w:space="0" w:color="auto"/>
            <w:bottom w:val="none" w:sz="0" w:space="0" w:color="auto"/>
            <w:right w:val="none" w:sz="0" w:space="0" w:color="auto"/>
          </w:divBdr>
        </w:div>
        <w:div w:id="94250335">
          <w:marLeft w:val="0"/>
          <w:marRight w:val="0"/>
          <w:marTop w:val="0"/>
          <w:marBottom w:val="0"/>
          <w:divBdr>
            <w:top w:val="none" w:sz="0" w:space="0" w:color="auto"/>
            <w:left w:val="none" w:sz="0" w:space="0" w:color="auto"/>
            <w:bottom w:val="none" w:sz="0" w:space="0" w:color="auto"/>
            <w:right w:val="none" w:sz="0" w:space="0" w:color="auto"/>
          </w:divBdr>
        </w:div>
        <w:div w:id="1266034044">
          <w:marLeft w:val="0"/>
          <w:marRight w:val="0"/>
          <w:marTop w:val="0"/>
          <w:marBottom w:val="0"/>
          <w:divBdr>
            <w:top w:val="none" w:sz="0" w:space="0" w:color="auto"/>
            <w:left w:val="none" w:sz="0" w:space="0" w:color="auto"/>
            <w:bottom w:val="none" w:sz="0" w:space="0" w:color="auto"/>
            <w:right w:val="none" w:sz="0" w:space="0" w:color="auto"/>
          </w:divBdr>
        </w:div>
        <w:div w:id="725222939">
          <w:marLeft w:val="0"/>
          <w:marRight w:val="0"/>
          <w:marTop w:val="0"/>
          <w:marBottom w:val="0"/>
          <w:divBdr>
            <w:top w:val="none" w:sz="0" w:space="0" w:color="auto"/>
            <w:left w:val="none" w:sz="0" w:space="0" w:color="auto"/>
            <w:bottom w:val="none" w:sz="0" w:space="0" w:color="auto"/>
            <w:right w:val="none" w:sz="0" w:space="0" w:color="auto"/>
          </w:divBdr>
        </w:div>
      </w:divsChild>
    </w:div>
    <w:div w:id="1028411744">
      <w:bodyDiv w:val="1"/>
      <w:marLeft w:val="0"/>
      <w:marRight w:val="0"/>
      <w:marTop w:val="0"/>
      <w:marBottom w:val="0"/>
      <w:divBdr>
        <w:top w:val="none" w:sz="0" w:space="0" w:color="auto"/>
        <w:left w:val="none" w:sz="0" w:space="0" w:color="auto"/>
        <w:bottom w:val="none" w:sz="0" w:space="0" w:color="auto"/>
        <w:right w:val="none" w:sz="0" w:space="0" w:color="auto"/>
      </w:divBdr>
    </w:div>
    <w:div w:id="1061904046">
      <w:bodyDiv w:val="1"/>
      <w:marLeft w:val="0"/>
      <w:marRight w:val="0"/>
      <w:marTop w:val="0"/>
      <w:marBottom w:val="0"/>
      <w:divBdr>
        <w:top w:val="none" w:sz="0" w:space="0" w:color="auto"/>
        <w:left w:val="none" w:sz="0" w:space="0" w:color="auto"/>
        <w:bottom w:val="none" w:sz="0" w:space="0" w:color="auto"/>
        <w:right w:val="none" w:sz="0" w:space="0" w:color="auto"/>
      </w:divBdr>
    </w:div>
    <w:div w:id="1125004700">
      <w:bodyDiv w:val="1"/>
      <w:marLeft w:val="0"/>
      <w:marRight w:val="0"/>
      <w:marTop w:val="0"/>
      <w:marBottom w:val="0"/>
      <w:divBdr>
        <w:top w:val="none" w:sz="0" w:space="0" w:color="auto"/>
        <w:left w:val="none" w:sz="0" w:space="0" w:color="auto"/>
        <w:bottom w:val="none" w:sz="0" w:space="0" w:color="auto"/>
        <w:right w:val="none" w:sz="0" w:space="0" w:color="auto"/>
      </w:divBdr>
      <w:divsChild>
        <w:div w:id="2077627923">
          <w:marLeft w:val="0"/>
          <w:marRight w:val="0"/>
          <w:marTop w:val="0"/>
          <w:marBottom w:val="0"/>
          <w:divBdr>
            <w:top w:val="none" w:sz="0" w:space="0" w:color="auto"/>
            <w:left w:val="none" w:sz="0" w:space="0" w:color="auto"/>
            <w:bottom w:val="none" w:sz="0" w:space="0" w:color="auto"/>
            <w:right w:val="none" w:sz="0" w:space="0" w:color="auto"/>
          </w:divBdr>
        </w:div>
        <w:div w:id="1739475010">
          <w:marLeft w:val="0"/>
          <w:marRight w:val="0"/>
          <w:marTop w:val="0"/>
          <w:marBottom w:val="0"/>
          <w:divBdr>
            <w:top w:val="none" w:sz="0" w:space="0" w:color="auto"/>
            <w:left w:val="none" w:sz="0" w:space="0" w:color="auto"/>
            <w:bottom w:val="none" w:sz="0" w:space="0" w:color="auto"/>
            <w:right w:val="none" w:sz="0" w:space="0" w:color="auto"/>
          </w:divBdr>
        </w:div>
        <w:div w:id="890382277">
          <w:marLeft w:val="0"/>
          <w:marRight w:val="0"/>
          <w:marTop w:val="0"/>
          <w:marBottom w:val="0"/>
          <w:divBdr>
            <w:top w:val="none" w:sz="0" w:space="0" w:color="auto"/>
            <w:left w:val="none" w:sz="0" w:space="0" w:color="auto"/>
            <w:bottom w:val="none" w:sz="0" w:space="0" w:color="auto"/>
            <w:right w:val="none" w:sz="0" w:space="0" w:color="auto"/>
          </w:divBdr>
        </w:div>
      </w:divsChild>
    </w:div>
    <w:div w:id="1207638874">
      <w:bodyDiv w:val="1"/>
      <w:marLeft w:val="0"/>
      <w:marRight w:val="0"/>
      <w:marTop w:val="0"/>
      <w:marBottom w:val="0"/>
      <w:divBdr>
        <w:top w:val="none" w:sz="0" w:space="0" w:color="auto"/>
        <w:left w:val="none" w:sz="0" w:space="0" w:color="auto"/>
        <w:bottom w:val="none" w:sz="0" w:space="0" w:color="auto"/>
        <w:right w:val="none" w:sz="0" w:space="0" w:color="auto"/>
      </w:divBdr>
    </w:div>
    <w:div w:id="1259287087">
      <w:bodyDiv w:val="1"/>
      <w:marLeft w:val="0"/>
      <w:marRight w:val="0"/>
      <w:marTop w:val="0"/>
      <w:marBottom w:val="0"/>
      <w:divBdr>
        <w:top w:val="none" w:sz="0" w:space="0" w:color="auto"/>
        <w:left w:val="none" w:sz="0" w:space="0" w:color="auto"/>
        <w:bottom w:val="none" w:sz="0" w:space="0" w:color="auto"/>
        <w:right w:val="none" w:sz="0" w:space="0" w:color="auto"/>
      </w:divBdr>
    </w:div>
    <w:div w:id="1292783177">
      <w:bodyDiv w:val="1"/>
      <w:marLeft w:val="0"/>
      <w:marRight w:val="0"/>
      <w:marTop w:val="0"/>
      <w:marBottom w:val="0"/>
      <w:divBdr>
        <w:top w:val="none" w:sz="0" w:space="0" w:color="auto"/>
        <w:left w:val="none" w:sz="0" w:space="0" w:color="auto"/>
        <w:bottom w:val="none" w:sz="0" w:space="0" w:color="auto"/>
        <w:right w:val="none" w:sz="0" w:space="0" w:color="auto"/>
      </w:divBdr>
      <w:divsChild>
        <w:div w:id="195850412">
          <w:marLeft w:val="0"/>
          <w:marRight w:val="0"/>
          <w:marTop w:val="0"/>
          <w:marBottom w:val="0"/>
          <w:divBdr>
            <w:top w:val="none" w:sz="0" w:space="0" w:color="auto"/>
            <w:left w:val="none" w:sz="0" w:space="0" w:color="auto"/>
            <w:bottom w:val="none" w:sz="0" w:space="0" w:color="auto"/>
            <w:right w:val="none" w:sz="0" w:space="0" w:color="auto"/>
          </w:divBdr>
        </w:div>
        <w:div w:id="607007122">
          <w:marLeft w:val="0"/>
          <w:marRight w:val="0"/>
          <w:marTop w:val="0"/>
          <w:marBottom w:val="0"/>
          <w:divBdr>
            <w:top w:val="none" w:sz="0" w:space="0" w:color="auto"/>
            <w:left w:val="none" w:sz="0" w:space="0" w:color="auto"/>
            <w:bottom w:val="none" w:sz="0" w:space="0" w:color="auto"/>
            <w:right w:val="none" w:sz="0" w:space="0" w:color="auto"/>
          </w:divBdr>
        </w:div>
      </w:divsChild>
    </w:div>
    <w:div w:id="1391535079">
      <w:bodyDiv w:val="1"/>
      <w:marLeft w:val="0"/>
      <w:marRight w:val="0"/>
      <w:marTop w:val="0"/>
      <w:marBottom w:val="0"/>
      <w:divBdr>
        <w:top w:val="none" w:sz="0" w:space="0" w:color="auto"/>
        <w:left w:val="none" w:sz="0" w:space="0" w:color="auto"/>
        <w:bottom w:val="none" w:sz="0" w:space="0" w:color="auto"/>
        <w:right w:val="none" w:sz="0" w:space="0" w:color="auto"/>
      </w:divBdr>
    </w:div>
    <w:div w:id="1534263968">
      <w:bodyDiv w:val="1"/>
      <w:marLeft w:val="0"/>
      <w:marRight w:val="0"/>
      <w:marTop w:val="0"/>
      <w:marBottom w:val="0"/>
      <w:divBdr>
        <w:top w:val="none" w:sz="0" w:space="0" w:color="auto"/>
        <w:left w:val="none" w:sz="0" w:space="0" w:color="auto"/>
        <w:bottom w:val="none" w:sz="0" w:space="0" w:color="auto"/>
        <w:right w:val="none" w:sz="0" w:space="0" w:color="auto"/>
      </w:divBdr>
      <w:divsChild>
        <w:div w:id="686323277">
          <w:marLeft w:val="0"/>
          <w:marRight w:val="0"/>
          <w:marTop w:val="0"/>
          <w:marBottom w:val="0"/>
          <w:divBdr>
            <w:top w:val="none" w:sz="0" w:space="0" w:color="auto"/>
            <w:left w:val="none" w:sz="0" w:space="0" w:color="auto"/>
            <w:bottom w:val="none" w:sz="0" w:space="0" w:color="auto"/>
            <w:right w:val="none" w:sz="0" w:space="0" w:color="auto"/>
          </w:divBdr>
        </w:div>
        <w:div w:id="834950989">
          <w:marLeft w:val="0"/>
          <w:marRight w:val="0"/>
          <w:marTop w:val="360"/>
          <w:marBottom w:val="120"/>
          <w:divBdr>
            <w:top w:val="none" w:sz="0" w:space="0" w:color="auto"/>
            <w:left w:val="none" w:sz="0" w:space="0" w:color="auto"/>
            <w:bottom w:val="none" w:sz="0" w:space="0" w:color="auto"/>
            <w:right w:val="none" w:sz="0" w:space="0" w:color="auto"/>
          </w:divBdr>
          <w:divsChild>
            <w:div w:id="19549644">
              <w:marLeft w:val="0"/>
              <w:marRight w:val="0"/>
              <w:marTop w:val="0"/>
              <w:marBottom w:val="0"/>
              <w:divBdr>
                <w:top w:val="none" w:sz="0" w:space="0" w:color="auto"/>
                <w:left w:val="none" w:sz="0" w:space="0" w:color="auto"/>
                <w:bottom w:val="none" w:sz="0" w:space="0" w:color="auto"/>
                <w:right w:val="none" w:sz="0" w:space="0" w:color="auto"/>
              </w:divBdr>
              <w:divsChild>
                <w:div w:id="1974747574">
                  <w:marLeft w:val="0"/>
                  <w:marRight w:val="0"/>
                  <w:marTop w:val="0"/>
                  <w:marBottom w:val="0"/>
                  <w:divBdr>
                    <w:top w:val="none" w:sz="0" w:space="0" w:color="auto"/>
                    <w:left w:val="none" w:sz="0" w:space="0" w:color="auto"/>
                    <w:bottom w:val="none" w:sz="0" w:space="0" w:color="auto"/>
                    <w:right w:val="none" w:sz="0" w:space="0" w:color="auto"/>
                  </w:divBdr>
                  <w:divsChild>
                    <w:div w:id="59868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791822">
          <w:marLeft w:val="0"/>
          <w:marRight w:val="0"/>
          <w:marTop w:val="0"/>
          <w:marBottom w:val="600"/>
          <w:divBdr>
            <w:top w:val="none" w:sz="0" w:space="0" w:color="auto"/>
            <w:left w:val="none" w:sz="0" w:space="0" w:color="auto"/>
            <w:bottom w:val="none" w:sz="0" w:space="0" w:color="auto"/>
            <w:right w:val="none" w:sz="0" w:space="0" w:color="auto"/>
          </w:divBdr>
          <w:divsChild>
            <w:div w:id="1662152062">
              <w:marLeft w:val="0"/>
              <w:marRight w:val="0"/>
              <w:marTop w:val="0"/>
              <w:marBottom w:val="0"/>
              <w:divBdr>
                <w:top w:val="none" w:sz="0" w:space="0" w:color="auto"/>
                <w:left w:val="none" w:sz="0" w:space="0" w:color="auto"/>
                <w:bottom w:val="none" w:sz="0" w:space="0" w:color="auto"/>
                <w:right w:val="none" w:sz="0" w:space="0" w:color="auto"/>
              </w:divBdr>
              <w:divsChild>
                <w:div w:id="32467724">
                  <w:marLeft w:val="0"/>
                  <w:marRight w:val="0"/>
                  <w:marTop w:val="0"/>
                  <w:marBottom w:val="0"/>
                  <w:divBdr>
                    <w:top w:val="none" w:sz="0" w:space="0" w:color="auto"/>
                    <w:left w:val="none" w:sz="0" w:space="0" w:color="auto"/>
                    <w:bottom w:val="none" w:sz="0" w:space="0" w:color="auto"/>
                    <w:right w:val="none" w:sz="0" w:space="0" w:color="auto"/>
                  </w:divBdr>
                  <w:divsChild>
                    <w:div w:id="91555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636503">
      <w:bodyDiv w:val="1"/>
      <w:marLeft w:val="0"/>
      <w:marRight w:val="0"/>
      <w:marTop w:val="0"/>
      <w:marBottom w:val="0"/>
      <w:divBdr>
        <w:top w:val="none" w:sz="0" w:space="0" w:color="auto"/>
        <w:left w:val="none" w:sz="0" w:space="0" w:color="auto"/>
        <w:bottom w:val="none" w:sz="0" w:space="0" w:color="auto"/>
        <w:right w:val="none" w:sz="0" w:space="0" w:color="auto"/>
      </w:divBdr>
    </w:div>
    <w:div w:id="1556119233">
      <w:bodyDiv w:val="1"/>
      <w:marLeft w:val="0"/>
      <w:marRight w:val="0"/>
      <w:marTop w:val="0"/>
      <w:marBottom w:val="0"/>
      <w:divBdr>
        <w:top w:val="none" w:sz="0" w:space="0" w:color="auto"/>
        <w:left w:val="none" w:sz="0" w:space="0" w:color="auto"/>
        <w:bottom w:val="none" w:sz="0" w:space="0" w:color="auto"/>
        <w:right w:val="none" w:sz="0" w:space="0" w:color="auto"/>
      </w:divBdr>
    </w:div>
    <w:div w:id="1683701889">
      <w:bodyDiv w:val="1"/>
      <w:marLeft w:val="0"/>
      <w:marRight w:val="0"/>
      <w:marTop w:val="0"/>
      <w:marBottom w:val="0"/>
      <w:divBdr>
        <w:top w:val="none" w:sz="0" w:space="0" w:color="auto"/>
        <w:left w:val="none" w:sz="0" w:space="0" w:color="auto"/>
        <w:bottom w:val="none" w:sz="0" w:space="0" w:color="auto"/>
        <w:right w:val="none" w:sz="0" w:space="0" w:color="auto"/>
      </w:divBdr>
    </w:div>
    <w:div w:id="1723551594">
      <w:bodyDiv w:val="1"/>
      <w:marLeft w:val="0"/>
      <w:marRight w:val="0"/>
      <w:marTop w:val="0"/>
      <w:marBottom w:val="0"/>
      <w:divBdr>
        <w:top w:val="none" w:sz="0" w:space="0" w:color="auto"/>
        <w:left w:val="none" w:sz="0" w:space="0" w:color="auto"/>
        <w:bottom w:val="none" w:sz="0" w:space="0" w:color="auto"/>
        <w:right w:val="none" w:sz="0" w:space="0" w:color="auto"/>
      </w:divBdr>
    </w:div>
    <w:div w:id="1850100101">
      <w:bodyDiv w:val="1"/>
      <w:marLeft w:val="0"/>
      <w:marRight w:val="0"/>
      <w:marTop w:val="0"/>
      <w:marBottom w:val="0"/>
      <w:divBdr>
        <w:top w:val="none" w:sz="0" w:space="0" w:color="auto"/>
        <w:left w:val="none" w:sz="0" w:space="0" w:color="auto"/>
        <w:bottom w:val="none" w:sz="0" w:space="0" w:color="auto"/>
        <w:right w:val="none" w:sz="0" w:space="0" w:color="auto"/>
      </w:divBdr>
    </w:div>
    <w:div w:id="1850219309">
      <w:bodyDiv w:val="1"/>
      <w:marLeft w:val="0"/>
      <w:marRight w:val="0"/>
      <w:marTop w:val="0"/>
      <w:marBottom w:val="0"/>
      <w:divBdr>
        <w:top w:val="none" w:sz="0" w:space="0" w:color="auto"/>
        <w:left w:val="none" w:sz="0" w:space="0" w:color="auto"/>
        <w:bottom w:val="none" w:sz="0" w:space="0" w:color="auto"/>
        <w:right w:val="none" w:sz="0" w:space="0" w:color="auto"/>
      </w:divBdr>
    </w:div>
    <w:div w:id="1896506801">
      <w:bodyDiv w:val="1"/>
      <w:marLeft w:val="0"/>
      <w:marRight w:val="0"/>
      <w:marTop w:val="0"/>
      <w:marBottom w:val="0"/>
      <w:divBdr>
        <w:top w:val="none" w:sz="0" w:space="0" w:color="auto"/>
        <w:left w:val="none" w:sz="0" w:space="0" w:color="auto"/>
        <w:bottom w:val="none" w:sz="0" w:space="0" w:color="auto"/>
        <w:right w:val="none" w:sz="0" w:space="0" w:color="auto"/>
      </w:divBdr>
    </w:div>
    <w:div w:id="2130933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rotostudios.uiowa.edu/" TargetMode="External"/><Relationship Id="rId18" Type="http://schemas.openxmlformats.org/officeDocument/2006/relationships/image" Target="media/image5.png"/><Relationship Id="rId26" Type="http://schemas.openxmlformats.org/officeDocument/2006/relationships/hyperlink" Target="https://uip.pharmacy.uiowa.edu/" TargetMode="External"/><Relationship Id="rId3" Type="http://schemas.openxmlformats.org/officeDocument/2006/relationships/customXml" Target="../customXml/item3.xml"/><Relationship Id="rId21" Type="http://schemas.openxmlformats.org/officeDocument/2006/relationships/hyperlink" Target="https://iowamade.org/"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uiventures.uiowa.edu/" TargetMode="Externa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oriowa.org/"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researchpark.uiowa.edu/" TargetMode="External"/><Relationship Id="rId23" Type="http://schemas.openxmlformats.org/officeDocument/2006/relationships/image" Target="media/image8.png"/><Relationship Id="rId28" Type="http://schemas.openxmlformats.org/officeDocument/2006/relationships/hyperlink" Target="https://cbb.research.uiowa.edu/" TargetMode="External"/><Relationship Id="rId10" Type="http://schemas.openxmlformats.org/officeDocument/2006/relationships/endnotes" Target="endnotes.xml"/><Relationship Id="rId19" Type="http://schemas.openxmlformats.org/officeDocument/2006/relationships/hyperlink" Target="https://uiventures.uiowa.edu/translational-research-incubator" TargetMode="Externa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43050F86E44004B9CF9BE757BCB0055" ma:contentTypeVersion="9" ma:contentTypeDescription="Create a new document." ma:contentTypeScope="" ma:versionID="9ba204d200d9be2acd7bac0874555077">
  <xsd:schema xmlns:xsd="http://www.w3.org/2001/XMLSchema" xmlns:xs="http://www.w3.org/2001/XMLSchema" xmlns:p="http://schemas.microsoft.com/office/2006/metadata/properties" xmlns:ns3="48029357-5d1e-493f-bbf0-e379f9b1efb7" xmlns:ns4="e84fa0d3-dcc1-4aa3-bf22-73134b92a2af" targetNamespace="http://schemas.microsoft.com/office/2006/metadata/properties" ma:root="true" ma:fieldsID="bde024b87f21861a3d422c72c4759792" ns3:_="" ns4:_="">
    <xsd:import namespace="48029357-5d1e-493f-bbf0-e379f9b1efb7"/>
    <xsd:import namespace="e84fa0d3-dcc1-4aa3-bf22-73134b92a2a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029357-5d1e-493f-bbf0-e379f9b1efb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4fa0d3-dcc1-4aa3-bf22-73134b92a2a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CE92C5-3AFE-468D-AB7F-B366C82CDE7D}">
  <ds:schemaRefs>
    <ds:schemaRef ds:uri="http://schemas.openxmlformats.org/officeDocument/2006/bibliography"/>
  </ds:schemaRefs>
</ds:datastoreItem>
</file>

<file path=customXml/itemProps2.xml><?xml version="1.0" encoding="utf-8"?>
<ds:datastoreItem xmlns:ds="http://schemas.openxmlformats.org/officeDocument/2006/customXml" ds:itemID="{9F753CCF-7166-4669-83FB-AD5983D02F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029357-5d1e-493f-bbf0-e379f9b1efb7"/>
    <ds:schemaRef ds:uri="e84fa0d3-dcc1-4aa3-bf22-73134b92a2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A934A0-FA66-4060-BE89-7BF673EA68F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D8C7A83-2100-45EC-9387-C5C6A8261C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17</Pages>
  <Words>6522</Words>
  <Characters>37181</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University of Iowa</Company>
  <LinksUpToDate>false</LinksUpToDate>
  <CharactersWithSpaces>43616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Kerbeshian, Marie C</dc:creator>
  <cp:keywords/>
  <dc:description/>
  <cp:lastModifiedBy>Guzulaityte, Aria</cp:lastModifiedBy>
  <cp:revision>6</cp:revision>
  <cp:lastPrinted>2022-09-26T19:24:00Z</cp:lastPrinted>
  <dcterms:created xsi:type="dcterms:W3CDTF">2025-08-27T14:58:00Z</dcterms:created>
  <dcterms:modified xsi:type="dcterms:W3CDTF">2025-09-02T15:44:00Z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0x010100B43050F86E44004B9CF9BE757BCB0055</vt:lpwstr>
  </property>
</Properties>
</file>